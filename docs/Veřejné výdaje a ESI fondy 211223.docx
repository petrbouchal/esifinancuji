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9E379" w14:textId="77777777" w:rsidR="00954BF4" w:rsidRDefault="00954BF4" w:rsidP="006F716F">
      <w:pPr>
        <w:pStyle w:val="Nzev"/>
        <w:jc w:val="both"/>
      </w:pPr>
      <w:bookmarkStart w:id="0" w:name="_GoBack"/>
      <w:bookmarkEnd w:id="0"/>
    </w:p>
    <w:tbl>
      <w:tblPr>
        <w:tblStyle w:val="Mkatabulky"/>
        <w:tblW w:w="9073" w:type="dxa"/>
        <w:tblInd w:w="-176" w:type="dxa"/>
        <w:tblBorders>
          <w:top w:val="none" w:sz="0" w:space="0" w:color="auto"/>
          <w:left w:val="none" w:sz="0" w:space="0" w:color="auto"/>
          <w:bottom w:val="single" w:sz="12" w:space="0" w:color="393939"/>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5104"/>
      </w:tblGrid>
      <w:tr w:rsidR="006F716F" w:rsidRPr="00FD6177" w14:paraId="08231E9F" w14:textId="77777777" w:rsidTr="00C127AD">
        <w:trPr>
          <w:trHeight w:val="1151"/>
        </w:trPr>
        <w:tc>
          <w:tcPr>
            <w:tcW w:w="3969" w:type="dxa"/>
            <w:vAlign w:val="center"/>
          </w:tcPr>
          <w:p w14:paraId="0607B29C" w14:textId="77777777" w:rsidR="006F716F" w:rsidRPr="00FD6177" w:rsidRDefault="006F716F" w:rsidP="00C127AD">
            <w:pPr>
              <w:spacing w:after="0"/>
              <w:ind w:left="-108"/>
              <w:jc w:val="center"/>
            </w:pPr>
          </w:p>
        </w:tc>
        <w:tc>
          <w:tcPr>
            <w:tcW w:w="5104" w:type="dxa"/>
          </w:tcPr>
          <w:p w14:paraId="705BCE8E" w14:textId="52ADF29B" w:rsidR="006F716F" w:rsidRPr="00F10B49" w:rsidRDefault="006F716F" w:rsidP="00C127AD">
            <w:pPr>
              <w:pStyle w:val="Nzev"/>
            </w:pPr>
            <w:r>
              <w:t>Veřejné výdaje a ESI fondy: hlavní poznatky</w:t>
            </w:r>
          </w:p>
          <w:p w14:paraId="0D100D28" w14:textId="77777777" w:rsidR="006F716F" w:rsidRPr="00FD6177" w:rsidRDefault="006F716F" w:rsidP="00C127AD">
            <w:pPr>
              <w:pStyle w:val="Podnadpis"/>
              <w:spacing w:after="120"/>
              <w:ind w:right="74"/>
            </w:pPr>
            <w:r w:rsidRPr="00FD6177">
              <w:rPr>
                <w:b/>
                <w:color w:val="auto"/>
              </w:rPr>
              <w:t xml:space="preserve"> </w:t>
            </w:r>
            <w:r w:rsidRPr="00FD6177">
              <w:t>Podkladový materiál</w:t>
            </w:r>
            <w:r w:rsidRPr="00FD6177">
              <w:br/>
              <w:t xml:space="preserve">Sekce pro evropské záležitosti ÚV ČR </w:t>
            </w:r>
          </w:p>
          <w:p w14:paraId="3BD57CD7" w14:textId="77777777" w:rsidR="006F716F" w:rsidRPr="00FD6177" w:rsidRDefault="006F716F" w:rsidP="00C127AD">
            <w:pPr>
              <w:pStyle w:val="Podnadpis"/>
              <w:spacing w:after="120"/>
              <w:ind w:right="74"/>
            </w:pPr>
            <w:r>
              <w:t>12</w:t>
            </w:r>
            <w:r w:rsidRPr="00FD6177">
              <w:t xml:space="preserve">/2021 </w:t>
            </w:r>
          </w:p>
        </w:tc>
      </w:tr>
    </w:tbl>
    <w:p w14:paraId="6BF3FF78" w14:textId="32B4A91C" w:rsidR="001851B6" w:rsidRDefault="001851B6"/>
    <w:p w14:paraId="0A9C883F" w14:textId="77777777" w:rsidR="001851B6" w:rsidRDefault="00954BF4">
      <w:pPr>
        <w:pStyle w:val="Nadpis1"/>
      </w:pPr>
      <w:bookmarkStart w:id="1" w:name="_Toc91230650"/>
      <w:bookmarkStart w:id="2" w:name="shrnutí"/>
      <w:commentRangeStart w:id="3"/>
      <w:r>
        <w:t>Shrnutí</w:t>
      </w:r>
      <w:bookmarkEnd w:id="1"/>
      <w:commentRangeEnd w:id="3"/>
      <w:r w:rsidR="006F716F">
        <w:rPr>
          <w:rStyle w:val="Odkaznakoment"/>
          <w:rFonts w:ascii="Calibri Light" w:eastAsia="Calibri" w:hAnsi="Calibri Light" w:cs="Times New Roman"/>
          <w:bCs w:val="0"/>
          <w:color w:val="0D0D0D" w:themeColor="text1" w:themeTint="F2"/>
          <w:kern w:val="0"/>
        </w:rPr>
        <w:commentReference w:id="3"/>
      </w:r>
    </w:p>
    <w:p w14:paraId="322390DC" w14:textId="77777777" w:rsidR="001851B6" w:rsidRDefault="00954BF4">
      <w:r>
        <w:t>TO DO</w:t>
      </w:r>
    </w:p>
    <w:p w14:paraId="197915B3" w14:textId="77777777" w:rsidR="001851B6" w:rsidRDefault="00954BF4">
      <w:pPr>
        <w:numPr>
          <w:ilvl w:val="0"/>
          <w:numId w:val="27"/>
        </w:numPr>
      </w:pPr>
      <w:r>
        <w:t>ad data: detailnější analýza ukazuje jak specifické trendy a oblasti politik, tak problematickou kvalitu dat (doprava, bydlení, energetika/průmysl)</w:t>
      </w:r>
    </w:p>
    <w:p w14:paraId="1C9930FD" w14:textId="77777777" w:rsidR="006F716F" w:rsidRDefault="006F716F">
      <w:pPr>
        <w:spacing w:after="200" w:line="276" w:lineRule="auto"/>
        <w:jc w:val="left"/>
      </w:pPr>
      <w:bookmarkStart w:id="4" w:name="_Toc91230651"/>
      <w:bookmarkStart w:id="5" w:name="úvod"/>
      <w:bookmarkEnd w:id="2"/>
      <w:r>
        <w:br w:type="page"/>
      </w:r>
    </w:p>
    <w:sdt>
      <w:sdtPr>
        <w:rPr>
          <w:rFonts w:ascii="Calibri Light" w:eastAsia="Calibri" w:hAnsi="Calibri Light" w:cs="Times New Roman"/>
          <w:bCs w:val="0"/>
          <w:color w:val="0D0D0D" w:themeColor="text1" w:themeTint="F2"/>
          <w:sz w:val="22"/>
          <w:szCs w:val="22"/>
          <w:lang w:eastAsia="en-US"/>
        </w:rPr>
        <w:id w:val="-148897457"/>
        <w:docPartObj>
          <w:docPartGallery w:val="Table of Contents"/>
          <w:docPartUnique/>
        </w:docPartObj>
      </w:sdtPr>
      <w:sdtContent>
        <w:p w14:paraId="3BF92597" w14:textId="77777777" w:rsidR="006F716F" w:rsidRDefault="006F716F" w:rsidP="006F716F">
          <w:pPr>
            <w:pStyle w:val="Nadpisobsahu"/>
          </w:pPr>
          <w:r>
            <w:t>Obsah</w:t>
          </w:r>
        </w:p>
        <w:p w14:paraId="6023D6DD"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r w:rsidRPr="006F716F">
            <w:rPr>
              <w:rFonts w:ascii="Calibri Light" w:hAnsi="Calibri Light" w:cs="Calibri Light"/>
              <w:b w:val="0"/>
            </w:rPr>
            <w:fldChar w:fldCharType="begin"/>
          </w:r>
          <w:r w:rsidRPr="006F716F">
            <w:rPr>
              <w:rFonts w:ascii="Calibri Light" w:hAnsi="Calibri Light" w:cs="Calibri Light"/>
              <w:b w:val="0"/>
            </w:rPr>
            <w:instrText>TOC \o "1-1" \h \z \u</w:instrText>
          </w:r>
          <w:r w:rsidRPr="006F716F">
            <w:rPr>
              <w:rFonts w:ascii="Calibri Light" w:hAnsi="Calibri Light" w:cs="Calibri Light"/>
              <w:b w:val="0"/>
            </w:rPr>
            <w:fldChar w:fldCharType="separate"/>
          </w:r>
          <w:hyperlink w:anchor="_Toc91230650" w:history="1">
            <w:r w:rsidRPr="006F716F">
              <w:rPr>
                <w:rStyle w:val="Hypertextovodkaz"/>
                <w:rFonts w:ascii="Calibri Light" w:hAnsi="Calibri Light" w:cs="Calibri Light"/>
                <w:b w:val="0"/>
                <w:noProof/>
              </w:rPr>
              <w:t>Shrnutí</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_Toc91230650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1</w:t>
            </w:r>
            <w:r w:rsidRPr="006F716F">
              <w:rPr>
                <w:rFonts w:ascii="Calibri Light" w:hAnsi="Calibri Light" w:cs="Calibri Light"/>
                <w:b w:val="0"/>
                <w:noProof/>
                <w:webHidden/>
              </w:rPr>
              <w:fldChar w:fldCharType="end"/>
            </w:r>
          </w:hyperlink>
        </w:p>
        <w:p w14:paraId="59F6C14A"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1" w:history="1">
            <w:r w:rsidRPr="006F716F">
              <w:rPr>
                <w:rStyle w:val="Hypertextovodkaz"/>
                <w:rFonts w:ascii="Calibri Light" w:hAnsi="Calibri Light" w:cs="Calibri Light"/>
                <w:b w:val="0"/>
                <w:noProof/>
              </w:rPr>
              <w:t>Úvod</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_Toc91230651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1</w:t>
            </w:r>
            <w:r w:rsidRPr="006F716F">
              <w:rPr>
                <w:rFonts w:ascii="Calibri Light" w:hAnsi="Calibri Light" w:cs="Calibri Light"/>
                <w:b w:val="0"/>
                <w:noProof/>
                <w:webHidden/>
              </w:rPr>
              <w:fldChar w:fldCharType="end"/>
            </w:r>
          </w:hyperlink>
        </w:p>
        <w:p w14:paraId="6A620806"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2" w:history="1">
            <w:r w:rsidRPr="006F716F">
              <w:rPr>
                <w:rStyle w:val="Hypertextovodkaz"/>
                <w:rFonts w:ascii="Calibri Light" w:hAnsi="Calibri Light" w:cs="Calibri Light"/>
                <w:b w:val="0"/>
                <w:noProof/>
              </w:rPr>
              <w:t>Celkové výdaje</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_Toc91230652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2</w:t>
            </w:r>
            <w:r w:rsidRPr="006F716F">
              <w:rPr>
                <w:rFonts w:ascii="Calibri Light" w:hAnsi="Calibri Light" w:cs="Calibri Light"/>
                <w:b w:val="0"/>
                <w:noProof/>
                <w:webHidden/>
              </w:rPr>
              <w:fldChar w:fldCharType="end"/>
            </w:r>
          </w:hyperlink>
        </w:p>
        <w:p w14:paraId="4DDACDB5"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3" w:history="1">
            <w:r w:rsidRPr="006F716F">
              <w:rPr>
                <w:rStyle w:val="Hypertextovodkaz"/>
                <w:rFonts w:ascii="Calibri Light" w:hAnsi="Calibri Light" w:cs="Calibri Light"/>
                <w:b w:val="0"/>
                <w:noProof/>
              </w:rPr>
              <w:t>Běžné a kapitálové</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_Toc91230653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2</w:t>
            </w:r>
            <w:r w:rsidRPr="006F716F">
              <w:rPr>
                <w:rFonts w:ascii="Calibri Light" w:hAnsi="Calibri Light" w:cs="Calibri Light"/>
                <w:b w:val="0"/>
                <w:noProof/>
                <w:webHidden/>
              </w:rPr>
              <w:fldChar w:fldCharType="end"/>
            </w:r>
          </w:hyperlink>
        </w:p>
        <w:p w14:paraId="5E127870"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4" w:history="1">
            <w:r w:rsidRPr="006F716F">
              <w:rPr>
                <w:rStyle w:val="Hypertextovodkaz"/>
                <w:rFonts w:ascii="Calibri Light" w:hAnsi="Calibri Light" w:cs="Calibri Light"/>
                <w:b w:val="0"/>
                <w:noProof/>
              </w:rPr>
              <w:t>Odvětvové členění</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_Toc91230654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3</w:t>
            </w:r>
            <w:r w:rsidRPr="006F716F">
              <w:rPr>
                <w:rFonts w:ascii="Calibri Light" w:hAnsi="Calibri Light" w:cs="Calibri Light"/>
                <w:b w:val="0"/>
                <w:noProof/>
                <w:webHidden/>
              </w:rPr>
              <w:fldChar w:fldCharType="end"/>
            </w:r>
          </w:hyperlink>
        </w:p>
        <w:p w14:paraId="05A338CF"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5" w:history="1">
            <w:r w:rsidRPr="006F716F">
              <w:rPr>
                <w:rStyle w:val="Hypertextovodkaz"/>
                <w:rFonts w:ascii="Calibri Light" w:hAnsi="Calibri Light" w:cs="Calibri Light"/>
                <w:b w:val="0"/>
                <w:noProof/>
              </w:rPr>
              <w:t>Tematické analýzy</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_Toc91230655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11</w:t>
            </w:r>
            <w:r w:rsidRPr="006F716F">
              <w:rPr>
                <w:rFonts w:ascii="Calibri Light" w:hAnsi="Calibri Light" w:cs="Calibri Light"/>
                <w:b w:val="0"/>
                <w:noProof/>
                <w:webHidden/>
              </w:rPr>
              <w:fldChar w:fldCharType="end"/>
            </w:r>
          </w:hyperlink>
        </w:p>
        <w:p w14:paraId="61C701B0" w14:textId="77777777" w:rsidR="006F716F" w:rsidRPr="006F716F" w:rsidRDefault="006F716F" w:rsidP="006F716F">
          <w:pPr>
            <w:pStyle w:val="Obsah1"/>
            <w:tabs>
              <w:tab w:val="right" w:leader="dot" w:pos="8842"/>
            </w:tabs>
            <w:rPr>
              <w:rFonts w:ascii="Calibri Light" w:eastAsiaTheme="minorEastAsia" w:hAnsi="Calibri Light" w:cs="Calibri Light"/>
              <w:b w:val="0"/>
              <w:noProof/>
              <w:color w:val="auto"/>
              <w:lang w:eastAsia="en-GB"/>
            </w:rPr>
          </w:pPr>
          <w:hyperlink w:anchor="_Toc91230656" w:history="1">
            <w:r w:rsidRPr="006F716F">
              <w:rPr>
                <w:rStyle w:val="Hypertextovodkaz"/>
                <w:rFonts w:ascii="Calibri Light" w:hAnsi="Calibri Light" w:cs="Calibri Light"/>
                <w:b w:val="0"/>
                <w:noProof/>
              </w:rPr>
              <w:t>Přílohy</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_Toc91230656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19</w:t>
            </w:r>
            <w:r w:rsidRPr="006F716F">
              <w:rPr>
                <w:rFonts w:ascii="Calibri Light" w:hAnsi="Calibri Light" w:cs="Calibri Light"/>
                <w:b w:val="0"/>
                <w:noProof/>
                <w:webHidden/>
              </w:rPr>
              <w:fldChar w:fldCharType="end"/>
            </w:r>
          </w:hyperlink>
        </w:p>
        <w:p w14:paraId="2A98A863" w14:textId="77777777" w:rsidR="006F716F" w:rsidRDefault="006F716F" w:rsidP="006F716F">
          <w:r w:rsidRPr="006F716F">
            <w:rPr>
              <w:rFonts w:cs="Calibri Light"/>
              <w:sz w:val="24"/>
              <w:szCs w:val="24"/>
            </w:rPr>
            <w:fldChar w:fldCharType="end"/>
          </w:r>
        </w:p>
      </w:sdtContent>
    </w:sdt>
    <w:p w14:paraId="6CA1A222" w14:textId="0FD5EAB1" w:rsidR="006F716F" w:rsidRDefault="006F716F">
      <w:pPr>
        <w:spacing w:after="200" w:line="276" w:lineRule="auto"/>
        <w:jc w:val="left"/>
        <w:rPr>
          <w:rFonts w:ascii="Calibri" w:eastAsiaTheme="majorEastAsia" w:hAnsi="Calibri" w:cstheme="majorBidi"/>
          <w:bCs/>
          <w:color w:val="1F497D" w:themeColor="text2"/>
          <w:kern w:val="32"/>
          <w:sz w:val="32"/>
          <w:szCs w:val="32"/>
        </w:rPr>
      </w:pPr>
      <w:r>
        <w:br w:type="page"/>
      </w:r>
    </w:p>
    <w:p w14:paraId="55423C55" w14:textId="3FC11078" w:rsidR="001851B6" w:rsidRDefault="00954BF4">
      <w:pPr>
        <w:pStyle w:val="Nadpis1"/>
      </w:pPr>
      <w:r>
        <w:lastRenderedPageBreak/>
        <w:t>Úvod</w:t>
      </w:r>
      <w:bookmarkEnd w:id="4"/>
    </w:p>
    <w:p w14:paraId="69116D95" w14:textId="77777777" w:rsidR="001851B6" w:rsidRDefault="00954BF4">
      <w:pPr>
        <w:pStyle w:val="Nadpis2"/>
      </w:pPr>
      <w:bookmarkStart w:id="6" w:name="cíle-a-motivace"/>
      <w:r>
        <w:t>Cíle a motivace</w:t>
      </w:r>
    </w:p>
    <w:p w14:paraId="5CA5CBC3" w14:textId="77777777" w:rsidR="001851B6" w:rsidRDefault="00954BF4">
      <w:r>
        <w:t>Evropské strukturální a investiční fondy (ESI fondy) tvoří podstatnou část veřejných výdajů. Cílem této studie je zmapovat, ve kterých oblastech výdajů státního rozpočtu hrají ESI fondy největší roli a jak se jejich podíl na výdajích vyvíjí od roku 2015.</w:t>
      </w:r>
    </w:p>
    <w:p w14:paraId="5F86E17D" w14:textId="579F0FFB" w:rsidR="001851B6" w:rsidRDefault="3A1E4C85">
      <w:r>
        <w:t>Tato studie navazuje na studii MMR z roku 2017 (</w:t>
      </w:r>
      <w:hyperlink w:anchor="X8ee745528ca71583fc1de04ae4dcf660c40ff21">
        <w:r w:rsidRPr="3A1E4C85">
          <w:rPr>
            <w:rStyle w:val="Hypertextovodkaz"/>
          </w:rPr>
          <w:t xml:space="preserve">Ministerstvo pro </w:t>
        </w:r>
        <w:proofErr w:type="spellStart"/>
        <w:r w:rsidRPr="3A1E4C85">
          <w:rPr>
            <w:rStyle w:val="Hypertextovodkaz"/>
          </w:rPr>
          <w:t>místni</w:t>
        </w:r>
        <w:proofErr w:type="spellEnd"/>
        <w:r w:rsidRPr="3A1E4C85">
          <w:rPr>
            <w:rStyle w:val="Hypertextovodkaz"/>
          </w:rPr>
          <w:t>́ rozvoj 2017</w:t>
        </w:r>
      </w:hyperlink>
      <w:r>
        <w:t xml:space="preserve">). Od předchozí studie se přístup liší ve dvou </w:t>
      </w:r>
      <w:r>
        <w:t>směrech</w:t>
      </w:r>
      <w:r>
        <w:t>:</w:t>
      </w:r>
    </w:p>
    <w:p w14:paraId="54855698" w14:textId="239B5D88" w:rsidR="001851B6" w:rsidRDefault="3A1E4C85">
      <w:pPr>
        <w:numPr>
          <w:ilvl w:val="0"/>
          <w:numId w:val="28"/>
        </w:numPr>
      </w:pPr>
      <w:r>
        <w:t>omezujeme se pouze na státní rozpočet, tj. nezabýváme se rozpočty samospráv a státních fondů</w:t>
      </w:r>
      <w:r>
        <w:t>;</w:t>
      </w:r>
    </w:p>
    <w:p w14:paraId="1A57EB6C" w14:textId="4F84E895" w:rsidR="001851B6" w:rsidRDefault="3A1E4C85">
      <w:pPr>
        <w:numPr>
          <w:ilvl w:val="0"/>
          <w:numId w:val="28"/>
        </w:numPr>
      </w:pPr>
      <w:r>
        <w:t xml:space="preserve">pokrýváme veškeré výdaje státního rozpočtu, tj. </w:t>
      </w:r>
      <w:r w:rsidR="006F716F">
        <w:t>n</w:t>
      </w:r>
      <w:r>
        <w:t>a</w:t>
      </w:r>
      <w:r w:rsidR="006F716F">
        <w:t xml:space="preserve"> </w:t>
      </w:r>
      <w:r>
        <w:t>rozdíl od studie z roku 2017 nevylučujeme z analýzy celkových výdajů oblasti, kde ESI fondy nehrají výraznou roli (např. mandatorní výdaje)</w:t>
      </w:r>
      <w:r>
        <w:t>.</w:t>
      </w:r>
    </w:p>
    <w:p w14:paraId="39EF5EC8" w14:textId="38DB791E" w:rsidR="001851B6" w:rsidRDefault="3A1E4C85">
      <w:r>
        <w:t xml:space="preserve">Z toho důvodu bohužel nejsou údaje mezi studiemi srovnatelné, tj. nelze z nich sestavit souvislou časovou řadu období 2008-15 a 2015-20. Pro alespoň částečné srovnání ale </w:t>
      </w:r>
      <w:hyperlink w:anchor="studie2017">
        <w:r w:rsidRPr="3A1E4C85">
          <w:rPr>
            <w:rStyle w:val="Hypertextovodkaz"/>
          </w:rPr>
          <w:t>v příloze</w:t>
        </w:r>
      </w:hyperlink>
      <w:r>
        <w:t xml:space="preserve"> vizualizujeme alternativní verzi části výpočtů, která kopíruje množinu veřejných výdajů analyzovanou ve studii z roku 2017. Ani tím ale nedokážeme zajistit srovnatelnost celkových výsledků, protože data o podílu ESI fondů nej</w:t>
      </w:r>
      <w:r>
        <w:t>s</w:t>
      </w:r>
      <w:r>
        <w:t>ou v období 2015-20 přímo dostupná pro výdaje samospráv a státních fondů.</w:t>
      </w:r>
    </w:p>
    <w:p w14:paraId="2F14029D" w14:textId="77777777" w:rsidR="001851B6" w:rsidRDefault="00954BF4">
      <w:pPr>
        <w:pStyle w:val="Nadpis2"/>
      </w:pPr>
      <w:bookmarkStart w:id="7" w:name="metody-a-zdroje-dat"/>
      <w:bookmarkEnd w:id="6"/>
      <w:r>
        <w:t>Metody a zdroje dat</w:t>
      </w:r>
    </w:p>
    <w:p w14:paraId="2DB5005A" w14:textId="77777777" w:rsidR="001851B6" w:rsidRDefault="00954BF4">
      <w:r>
        <w:t>K analýze využíváme otevřená data z Monitoru Státní pokladny a analyzujeme je podle existujících třídění rozpočtové skladby, kde nejpodstatnější jsou třídění druhové (na nejvyšší úrovni dělí výdaje na běžné a kapitálové) a třídění odvětvové (tzv. paragrafy a jejich skupiny odpovídající oblastem veřejných politik.)</w:t>
      </w:r>
    </w:p>
    <w:p w14:paraId="13DB42D5" w14:textId="77777777" w:rsidR="001851B6" w:rsidRDefault="00954BF4">
      <w:r>
        <w:t xml:space="preserve">Výdaje financované z ESI fondů identifikujeme ve zdrojovém třídění a započítáváme do nich všechny typy výdajů spojené s jednotlivými operačními programy. Nezahrnujeme naopak tzv. Norské a EEA fondy. Detaily jsou uvedeny </w:t>
      </w:r>
      <w:hyperlink w:anchor="data">
        <w:r>
          <w:rPr>
            <w:rStyle w:val="Hypertextovodkaz"/>
          </w:rPr>
          <w:t>v příloze</w:t>
        </w:r>
      </w:hyperlink>
      <w:r>
        <w:t>.</w:t>
      </w:r>
    </w:p>
    <w:p w14:paraId="5D9F9974" w14:textId="77777777" w:rsidR="001851B6" w:rsidRDefault="00954BF4">
      <w:pPr>
        <w:pStyle w:val="Nadpis2"/>
      </w:pPr>
      <w:bookmarkStart w:id="8" w:name="jak-studii-číst"/>
      <w:bookmarkEnd w:id="7"/>
      <w:r>
        <w:t>Jak studii číst</w:t>
      </w:r>
    </w:p>
    <w:p w14:paraId="4ECEDA32" w14:textId="77777777" w:rsidR="001851B6" w:rsidRDefault="00954BF4">
      <w:r>
        <w:t xml:space="preserve">Studie postupuje od nejvyšší agregace k detailům. Sleduje tedy napřed </w:t>
      </w:r>
      <w:hyperlink w:anchor="celkove">
        <w:r>
          <w:rPr>
            <w:rStyle w:val="Hypertextovodkaz"/>
          </w:rPr>
          <w:t>celkové výdaje</w:t>
        </w:r>
      </w:hyperlink>
      <w:r>
        <w:t>, pak dělení na běžné a kapitálové (</w:t>
      </w:r>
      <w:hyperlink w:anchor="bezkap">
        <w:r>
          <w:rPr>
            <w:rStyle w:val="Hypertextovodkaz"/>
          </w:rPr>
          <w:t>druhové členění</w:t>
        </w:r>
      </w:hyperlink>
      <w:r>
        <w:t>), a následně běžné a kapitálové výdaje v jednotlivých skupinách, oddílech a pododdílech (odvětvového členění).</w:t>
      </w:r>
    </w:p>
    <w:p w14:paraId="70958EF2" w14:textId="77777777" w:rsidR="001851B6" w:rsidRDefault="00954BF4">
      <w:r>
        <w:t>V části 6 se pak zaměřujeme na několik oblastí výdajů, ve kterých ESI fondy hrají obzvláště podstatnou roli a s využitím jemnějších kategorií odvětvového členění identifikujeme přesnější oblasti veřejných výdajů, kterých se tato charakteristika týká.</w:t>
      </w:r>
    </w:p>
    <w:p w14:paraId="0E6BC631" w14:textId="77777777" w:rsidR="006F716F" w:rsidRDefault="006F716F">
      <w:pPr>
        <w:spacing w:after="200" w:line="276" w:lineRule="auto"/>
        <w:jc w:val="left"/>
        <w:rPr>
          <w:rFonts w:ascii="Calibri" w:eastAsiaTheme="majorEastAsia" w:hAnsi="Calibri" w:cstheme="majorBidi"/>
          <w:bCs/>
          <w:color w:val="1F497D" w:themeColor="text2"/>
          <w:kern w:val="32"/>
          <w:sz w:val="32"/>
          <w:szCs w:val="32"/>
        </w:rPr>
      </w:pPr>
      <w:bookmarkStart w:id="9" w:name="_Toc91230652"/>
      <w:bookmarkStart w:id="10" w:name="celkove"/>
      <w:bookmarkEnd w:id="8"/>
      <w:bookmarkEnd w:id="5"/>
      <w:r>
        <w:br w:type="page"/>
      </w:r>
    </w:p>
    <w:p w14:paraId="3499D180" w14:textId="0899C6C9" w:rsidR="001851B6" w:rsidRDefault="00954BF4">
      <w:pPr>
        <w:pStyle w:val="Nadpis1"/>
      </w:pPr>
      <w:r>
        <w:t>Celkové výdaje</w:t>
      </w:r>
      <w:bookmarkEnd w:id="9"/>
    </w:p>
    <w:p w14:paraId="40C1AFA8" w14:textId="52BF4725" w:rsidR="006F716F" w:rsidRPr="006F716F" w:rsidRDefault="00954BF4" w:rsidP="006F716F">
      <w:r>
        <w:t>Výdaje státního rozpočtu v roce 2020 byly 1 843 mld. Kč, z toho 123 mld. Kč činily výdaje kryté ESI fondy. Jak ukazuje graf 1, u celkových výdajů jde o nárůst z roku 2015 (1 297 mld. Kč), kdy ale následkem dobíhajícího programového období 2007-13 hrály ESI fondy větší roli (183 mld. Kč).</w:t>
      </w:r>
    </w:p>
    <w:p w14:paraId="01696302" w14:textId="1D2ECE2F" w:rsidR="001851B6" w:rsidRDefault="006F716F" w:rsidP="006F716F">
      <w:pPr>
        <w:pStyle w:val="ImageCaption"/>
        <w:jc w:val="left"/>
      </w:pPr>
      <w:r>
        <w:rPr>
          <w:b/>
          <w:bCs/>
        </w:rPr>
        <w:t>Graf 1</w:t>
      </w:r>
      <w:r>
        <w:t xml:space="preserve"> Role ESIF ve výdajích státního rozpočtu</w:t>
      </w:r>
      <w:r w:rsidR="00954BF4">
        <w:rPr>
          <w:noProof/>
        </w:rPr>
        <w:drawing>
          <wp:inline distT="0" distB="0" distL="0" distR="0" wp14:anchorId="20C69CE7" wp14:editId="50AB1B17">
            <wp:extent cx="5612272" cy="2277074"/>
            <wp:effectExtent l="0" t="0" r="7620" b="9525"/>
            <wp:docPr id="1" name="Picture" descr="Graf 1 Role ESIF ve výdajích státního rozpočt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1.png"/>
                    <pic:cNvPicPr>
                      <a:picLocks noChangeAspect="1" noChangeArrowheads="1"/>
                    </pic:cNvPicPr>
                  </pic:nvPicPr>
                  <pic:blipFill rotWithShape="1">
                    <a:blip r:embed="rId10"/>
                    <a:srcRect t="12001"/>
                    <a:stretch/>
                  </pic:blipFill>
                  <pic:spPr bwMode="auto">
                    <a:xfrm>
                      <a:off x="0" y="0"/>
                      <a:ext cx="5613400" cy="2277532"/>
                    </a:xfrm>
                    <a:prstGeom prst="rect">
                      <a:avLst/>
                    </a:prstGeom>
                    <a:noFill/>
                    <a:ln>
                      <a:noFill/>
                    </a:ln>
                    <a:extLst>
                      <a:ext uri="{53640926-AAD7-44D8-BBD7-CCE9431645EC}">
                        <a14:shadowObscured xmlns:a14="http://schemas.microsoft.com/office/drawing/2010/main"/>
                      </a:ext>
                    </a:extLst>
                  </pic:spPr>
                </pic:pic>
              </a:graphicData>
            </a:graphic>
          </wp:inline>
        </w:drawing>
      </w:r>
    </w:p>
    <w:p w14:paraId="27A8A9FB" w14:textId="4C8AEC58" w:rsidR="006F716F" w:rsidRDefault="006F716F" w:rsidP="006F716F">
      <w:pPr>
        <w:pStyle w:val="Figurenote"/>
      </w:pPr>
      <w:r w:rsidRPr="00FD6177">
        <w:t xml:space="preserve">Zdroj: data Ministerstva </w:t>
      </w:r>
      <w:r>
        <w:t>financí</w:t>
      </w:r>
      <w:r w:rsidRPr="00FD6177">
        <w:t>, vlastní propočty.</w:t>
      </w:r>
    </w:p>
    <w:p w14:paraId="2130B3C2" w14:textId="77777777" w:rsidR="001851B6" w:rsidRDefault="00954BF4">
      <w:r>
        <w:t>Podíl ESI fondů na celkových výdajích SR se dlouhodobě drží mezi 5,1 % (rok 2016) a 7,3 % (rok 2019). V roce 2020 mírně klesl na 6,7 %. Jak je ale patrné, pokles podílu ESI fondů je především následkem výrazného nárůstu výdajů financovaných z národních zdrojů. Výkyvem byl rok 2015, kdy vlivem dokončování předchozího období a souběhu se začátkem nového dosáhl tento podíl 14,1 %.</w:t>
      </w:r>
    </w:p>
    <w:p w14:paraId="646CE800" w14:textId="77777777" w:rsidR="001851B6" w:rsidRDefault="00954BF4">
      <w:pPr>
        <w:pStyle w:val="Nadpis1"/>
      </w:pPr>
      <w:bookmarkStart w:id="11" w:name="_Toc91230653"/>
      <w:bookmarkStart w:id="12" w:name="bezkap"/>
      <w:bookmarkEnd w:id="10"/>
      <w:r>
        <w:t>Běžné a kapitálové</w:t>
      </w:r>
      <w:bookmarkEnd w:id="11"/>
    </w:p>
    <w:p w14:paraId="410D2FA0" w14:textId="3EF1D507" w:rsidR="001851B6" w:rsidRDefault="3A1E4C85">
      <w:r>
        <w:t>Pro porozumění role ESI fondů ve výdajích státního rozpočtu je užitečné tzv. druhové třídění rozpo</w:t>
      </w:r>
      <w:r>
        <w:t>č</w:t>
      </w:r>
      <w:r>
        <w:t>tu, které ve své nejhrubší agregaci člení výdaje na běžné a kapitálové.</w:t>
      </w:r>
    </w:p>
    <w:p w14:paraId="31E8EEFC" w14:textId="4372E535" w:rsidR="001851B6" w:rsidRDefault="006F716F" w:rsidP="006F716F">
      <w:pPr>
        <w:pStyle w:val="ImageCaption"/>
      </w:pPr>
      <w:r>
        <w:rPr>
          <w:b/>
          <w:bCs/>
        </w:rPr>
        <w:t>Graf 2</w:t>
      </w:r>
      <w:r>
        <w:t xml:space="preserve"> Národní a ESIF výdaje: běžné a kapitálové</w:t>
      </w:r>
      <w:r w:rsidR="00954BF4">
        <w:rPr>
          <w:noProof/>
        </w:rPr>
        <w:drawing>
          <wp:inline distT="0" distB="0" distL="0" distR="0" wp14:anchorId="45267E11" wp14:editId="70BF2BB6">
            <wp:extent cx="4587290" cy="2752374"/>
            <wp:effectExtent l="0" t="0" r="0" b="0"/>
            <wp:docPr id="2" name="Picture" descr="Graf 2 Národní a ESIF výdaje: běžné a kapitálové"/>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1.png"/>
                    <pic:cNvPicPr>
                      <a:picLocks noChangeAspect="1" noChangeArrowheads="1"/>
                    </pic:cNvPicPr>
                  </pic:nvPicPr>
                  <pic:blipFill>
                    <a:blip r:embed="rId11"/>
                    <a:stretch>
                      <a:fillRect/>
                    </a:stretch>
                  </pic:blipFill>
                  <pic:spPr bwMode="auto">
                    <a:xfrm>
                      <a:off x="0" y="0"/>
                      <a:ext cx="4587290" cy="2752374"/>
                    </a:xfrm>
                    <a:prstGeom prst="rect">
                      <a:avLst/>
                    </a:prstGeom>
                    <a:noFill/>
                    <a:ln w="9525">
                      <a:noFill/>
                      <a:headEnd/>
                      <a:tailEnd/>
                    </a:ln>
                  </pic:spPr>
                </pic:pic>
              </a:graphicData>
            </a:graphic>
          </wp:inline>
        </w:drawing>
      </w:r>
    </w:p>
    <w:p w14:paraId="782E06D9" w14:textId="34037D03" w:rsidR="006F716F" w:rsidRDefault="006F716F" w:rsidP="006F716F">
      <w:pPr>
        <w:pStyle w:val="Figurenote"/>
      </w:pPr>
      <w:r w:rsidRPr="00FD6177">
        <w:t xml:space="preserve">Zdroj: data Ministerstva </w:t>
      </w:r>
      <w:r>
        <w:t>financí</w:t>
      </w:r>
      <w:r w:rsidRPr="00FD6177">
        <w:t>, vlastní propočty.</w:t>
      </w:r>
    </w:p>
    <w:p w14:paraId="34ED821C" w14:textId="2F80B860" w:rsidR="001851B6" w:rsidRDefault="3A1E4C85">
      <w:r>
        <w:t>Jak ukazují grafy 2 a 3, ESI fondy tvoří větší poměr kapitálových (</w:t>
      </w:r>
      <w:commentRangeStart w:id="13"/>
      <w:r>
        <w:t>82 % v roce 2020</w:t>
      </w:r>
      <w:commentRangeEnd w:id="13"/>
      <w:r w:rsidR="00954BF4">
        <w:rPr>
          <w:rStyle w:val="Odkaznakoment"/>
        </w:rPr>
        <w:commentReference w:id="13"/>
      </w:r>
      <w:r>
        <w:t>) než běžných (3 % v roce 2020) výdajů, přičemž ale kapitálové výdaje tvoří výrazně menší část rozpočtových výdajů (173 mld., 9 % rozpočtových výdajů v roce 2020).</w:t>
      </w:r>
    </w:p>
    <w:p w14:paraId="1D44440A" w14:textId="0EC8B711" w:rsidR="006F716F" w:rsidRDefault="006F716F">
      <w:pPr>
        <w:spacing w:after="200" w:line="276" w:lineRule="auto"/>
        <w:jc w:val="left"/>
      </w:pPr>
      <w:r>
        <w:br w:type="page"/>
      </w:r>
    </w:p>
    <w:p w14:paraId="16A53C20" w14:textId="4745670E" w:rsidR="001851B6" w:rsidRDefault="006F716F" w:rsidP="006F716F">
      <w:pPr>
        <w:pStyle w:val="ImageCaption"/>
      </w:pPr>
      <w:r>
        <w:rPr>
          <w:b/>
          <w:bCs/>
        </w:rPr>
        <w:t>Graf 3</w:t>
      </w:r>
      <w:r>
        <w:t xml:space="preserve"> Podíl ESI fondů na běžných a kapitálových výdajích</w:t>
      </w:r>
      <w:r w:rsidR="00954BF4" w:rsidRPr="006F716F">
        <w:drawing>
          <wp:inline distT="0" distB="0" distL="0" distR="0" wp14:anchorId="70FCE7A4" wp14:editId="014E5D95">
            <wp:extent cx="4951563" cy="2976113"/>
            <wp:effectExtent l="0" t="0" r="1905" b="0"/>
            <wp:docPr id="3" name="Picture" descr="Graf 3 Podíl ESI fondů na běžných a kapitálových výdajích"/>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erc-1.png"/>
                    <pic:cNvPicPr>
                      <a:picLocks noChangeAspect="1" noChangeArrowheads="1"/>
                    </pic:cNvPicPr>
                  </pic:nvPicPr>
                  <pic:blipFill>
                    <a:blip r:embed="rId12"/>
                    <a:stretch>
                      <a:fillRect/>
                    </a:stretch>
                  </pic:blipFill>
                  <pic:spPr bwMode="auto">
                    <a:xfrm>
                      <a:off x="0" y="0"/>
                      <a:ext cx="4961048" cy="2981814"/>
                    </a:xfrm>
                    <a:prstGeom prst="rect">
                      <a:avLst/>
                    </a:prstGeom>
                    <a:noFill/>
                    <a:ln w="9525">
                      <a:noFill/>
                      <a:headEnd/>
                      <a:tailEnd/>
                    </a:ln>
                  </pic:spPr>
                </pic:pic>
              </a:graphicData>
            </a:graphic>
          </wp:inline>
        </w:drawing>
      </w:r>
    </w:p>
    <w:p w14:paraId="2AA6BDAB" w14:textId="587E8CB6" w:rsidR="006F716F" w:rsidRPr="00FD6177" w:rsidRDefault="006F716F" w:rsidP="006F716F">
      <w:pPr>
        <w:pStyle w:val="Figurenote"/>
      </w:pPr>
      <w:r w:rsidRPr="00FD6177">
        <w:t xml:space="preserve">Zdroj: data Ministerstva </w:t>
      </w:r>
      <w:r>
        <w:t>financí</w:t>
      </w:r>
      <w:r w:rsidRPr="00FD6177">
        <w:t>, vlastní propočty.</w:t>
      </w:r>
    </w:p>
    <w:p w14:paraId="4C8F6B56" w14:textId="77777777" w:rsidR="006F716F" w:rsidRDefault="006F716F" w:rsidP="006F716F">
      <w:pPr>
        <w:pStyle w:val="ImageCaption"/>
      </w:pPr>
    </w:p>
    <w:p w14:paraId="113722AA" w14:textId="77777777" w:rsidR="001851B6" w:rsidRDefault="00954BF4">
      <w:pPr>
        <w:pStyle w:val="Nadpis1"/>
      </w:pPr>
      <w:bookmarkStart w:id="14" w:name="_Toc91230654"/>
      <w:bookmarkStart w:id="15" w:name="odvětvové-členění"/>
      <w:bookmarkEnd w:id="12"/>
      <w:r>
        <w:t>Odvětvové členění</w:t>
      </w:r>
      <w:bookmarkEnd w:id="14"/>
    </w:p>
    <w:p w14:paraId="0B3996E6" w14:textId="72A4D33B" w:rsidR="001851B6" w:rsidRDefault="3A1E4C85">
      <w:r>
        <w:t xml:space="preserve">Další pohled na rozpočtové výdaje užitečný pro porozumění roli ESI fondů poskytuje tzv. odvětvové třídění. Odvětvové členění zhruba kopíruje oblasti veřejných politik, jde ale napříč resorty (kapitolami). </w:t>
      </w:r>
      <w:r>
        <w:t xml:space="preserve">Toto </w:t>
      </w:r>
      <w:r>
        <w:t>členění dělí výdaje do několika set paragrafů, které jsou seskupeny do skupin, oddílů a pododdílů. V této logice ukazujeme roli ESI fondů v dělení na skupiny a pokračujeme přes oddíly k pododdílům.</w:t>
      </w:r>
    </w:p>
    <w:p w14:paraId="3B5E9F71" w14:textId="77777777" w:rsidR="001851B6" w:rsidRDefault="00954BF4">
      <w:pPr>
        <w:pStyle w:val="Nadpis2"/>
      </w:pPr>
      <w:bookmarkStart w:id="16" w:name="skupiny"/>
      <w:r>
        <w:t>Skupiny</w:t>
      </w:r>
    </w:p>
    <w:p w14:paraId="38177A22" w14:textId="77777777" w:rsidR="001851B6" w:rsidRDefault="00954BF4">
      <w:r>
        <w:t xml:space="preserve">U skupin odvětvového členění pro přehlednost zobrazujeme zároveň rozpad na běžné a kapitálové výdaje. Jak je patrné z grafu 4, i na této vysoké úrovni agregace existuje variabilita jak v podílu kapitálových výdajů, tak v podílu ESI fondů na výdajích. </w:t>
      </w:r>
      <w:r>
        <w:rPr>
          <w:i/>
          <w:iCs/>
        </w:rPr>
        <w:t>Sociální věci a politika zaměstnanosti</w:t>
      </w:r>
      <w:r>
        <w:t xml:space="preserve"> obsahují minimum kapitálových </w:t>
      </w:r>
      <w:proofErr w:type="gramStart"/>
      <w:r>
        <w:t>výdajů</w:t>
      </w:r>
      <w:proofErr w:type="gramEnd"/>
      <w:r>
        <w:t xml:space="preserve"> a i v dominujících běžných výdajích hrají ESI fondy jen malou roli. (Tato kategorie zahrnuje mj. starobní důchody.) Naopak ve skupině </w:t>
      </w:r>
      <w:r>
        <w:rPr>
          <w:i/>
          <w:iCs/>
        </w:rPr>
        <w:t xml:space="preserve">Průmyslová a ostatní odvětví </w:t>
      </w:r>
      <w:proofErr w:type="gramStart"/>
      <w:r>
        <w:rPr>
          <w:i/>
          <w:iCs/>
        </w:rPr>
        <w:t>hospodářství</w:t>
      </w:r>
      <w:r>
        <w:t xml:space="preserve"> - kam</w:t>
      </w:r>
      <w:proofErr w:type="gramEnd"/>
      <w:r>
        <w:t xml:space="preserve"> patří především podpora podnikání - hrají kapitálové výdaje větší roli a jsou z výrazné části kryty ESI fondy. Ve skupině </w:t>
      </w:r>
      <w:r>
        <w:rPr>
          <w:i/>
          <w:iCs/>
        </w:rPr>
        <w:t>Služby pro obyvatelstvo</w:t>
      </w:r>
      <w:r>
        <w:t xml:space="preserve"> je podíl kapitálových výdajů nižší, jsou ale silněji kryty ESI fondy. U obou těchto skupin je v časové řadě patrná dynamika programových období, s dočerpáváním v roce 2015 a pomalým náběhem období 2014-2020 po roce 2015.</w:t>
      </w:r>
    </w:p>
    <w:p w14:paraId="77B53A26" w14:textId="0D920F55" w:rsidR="001851B6" w:rsidRDefault="3A1E4C85">
      <w:r>
        <w:t xml:space="preserve">Ve skupině </w:t>
      </w:r>
      <w:r w:rsidRPr="3A1E4C85">
        <w:rPr>
          <w:i/>
          <w:iCs/>
        </w:rPr>
        <w:t>Průmyslová a ostatní odvětví</w:t>
      </w:r>
      <w:r>
        <w:t xml:space="preserve"> i u běžných výdajů skupiny </w:t>
      </w:r>
      <w:r w:rsidRPr="3A1E4C85">
        <w:rPr>
          <w:i/>
          <w:iCs/>
        </w:rPr>
        <w:t xml:space="preserve">Sociální </w:t>
      </w:r>
      <w:r w:rsidRPr="3A1E4C85">
        <w:rPr>
          <w:i/>
          <w:iCs/>
        </w:rPr>
        <w:t>věci</w:t>
      </w:r>
      <w:r w:rsidRPr="3A1E4C85">
        <w:rPr>
          <w:i/>
          <w:iCs/>
        </w:rPr>
        <w:t>…</w:t>
      </w:r>
      <w:r>
        <w:t xml:space="preserve"> lze pozorovat využití ESI fondů v období pandemie Covid-19 pro podporu podniků, resp. jednotlivců zasažených opatřeními souvisejícími s pandemií. </w:t>
      </w:r>
      <w:commentRangeStart w:id="17"/>
      <w:r>
        <w:t>V obou skupinách výdaje ESIF výrazně vzrostly v roce 2020.</w:t>
      </w:r>
      <w:commentRangeEnd w:id="17"/>
      <w:r w:rsidR="00954BF4">
        <w:rPr>
          <w:rStyle w:val="Odkaznakoment"/>
        </w:rPr>
        <w:commentReference w:id="17"/>
      </w:r>
      <w:r>
        <w:t xml:space="preserve"> </w:t>
      </w:r>
      <w:proofErr w:type="spellStart"/>
      <w:r>
        <w:t>Narozdíl</w:t>
      </w:r>
      <w:proofErr w:type="spellEnd"/>
      <w:r>
        <w:t xml:space="preserve"> od předchozích období tento nárůst je doprovázen i nárůstem výdajů z národních zdrojů.</w:t>
      </w:r>
    </w:p>
    <w:p w14:paraId="7E84AECC" w14:textId="77777777" w:rsidR="001851B6" w:rsidRDefault="00954BF4">
      <w:pPr>
        <w:pStyle w:val="CaptionedFigure"/>
      </w:pPr>
      <w:r>
        <w:rPr>
          <w:noProof/>
        </w:rPr>
        <w:drawing>
          <wp:inline distT="0" distB="0" distL="0" distR="0" wp14:anchorId="4E6CB6AF" wp14:editId="3BA93024">
            <wp:extent cx="5613400" cy="3450860"/>
            <wp:effectExtent l="0" t="0" r="0" b="0"/>
            <wp:docPr id="4" name="Picture" descr="Graf 4 xx"/>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trida-skupina-1.png"/>
                    <pic:cNvPicPr>
                      <a:picLocks noChangeAspect="1" noChangeArrowheads="1"/>
                    </pic:cNvPicPr>
                  </pic:nvPicPr>
                  <pic:blipFill>
                    <a:blip r:embed="rId13"/>
                    <a:stretch>
                      <a:fillRect/>
                    </a:stretch>
                  </pic:blipFill>
                  <pic:spPr bwMode="auto">
                    <a:xfrm>
                      <a:off x="0" y="0"/>
                      <a:ext cx="5613400" cy="3450860"/>
                    </a:xfrm>
                    <a:prstGeom prst="rect">
                      <a:avLst/>
                    </a:prstGeom>
                    <a:noFill/>
                    <a:ln w="9525">
                      <a:noFill/>
                      <a:headEnd/>
                      <a:tailEnd/>
                    </a:ln>
                  </pic:spPr>
                </pic:pic>
              </a:graphicData>
            </a:graphic>
          </wp:inline>
        </w:drawing>
      </w:r>
    </w:p>
    <w:p w14:paraId="4332D6FF" w14:textId="28E4C80C" w:rsidR="001851B6" w:rsidRDefault="3A1E4C85">
      <w:pPr>
        <w:pStyle w:val="ImageCaption"/>
      </w:pPr>
      <w:r w:rsidRPr="3A1E4C85">
        <w:rPr>
          <w:b/>
          <w:bCs/>
        </w:rPr>
        <w:t>Graf 4</w:t>
      </w:r>
      <w:r>
        <w:t xml:space="preserve"> </w:t>
      </w:r>
      <w:ins w:id="18" w:author="Daniel Kný" w:date="2022-01-08T16:59:00Z">
        <w:r>
          <w:t>Národní a ESIF výdaje dle skupin</w:t>
        </w:r>
      </w:ins>
      <w:del w:id="19" w:author="Daniel Kný" w:date="2022-01-08T16:59:00Z">
        <w:r w:rsidR="00954BF4" w:rsidDel="3A1E4C85">
          <w:delText>xx</w:delText>
        </w:r>
      </w:del>
    </w:p>
    <w:p w14:paraId="106EDD77" w14:textId="6475D2AE" w:rsidR="001851B6" w:rsidRDefault="3A1E4C85">
      <w:r>
        <w:t>Podrobnější pohled na roli ESI fondů poskytuje graf 5, který zobrazuje podíl ESI fondů na běžných a kapitálových výdajích v jednotlivých skupinách. Ve všech skupinách hrají ESI fondy větší roli v kapitálových výdajích než v běžných.</w:t>
      </w:r>
      <w:ins w:id="20" w:author="Daniel Kný" w:date="2022-01-08T17:01:00Z">
        <w:r>
          <w:t xml:space="preserve"> </w:t>
        </w:r>
        <w:commentRangeStart w:id="21"/>
        <w:r>
          <w:t>Obzvláště významný podíl na kapitálových výdajích</w:t>
        </w:r>
      </w:ins>
      <w:ins w:id="22" w:author="Daniel Kný" w:date="2022-01-08T17:02:00Z">
        <w:r>
          <w:t xml:space="preserve"> po celé sledované období</w:t>
        </w:r>
      </w:ins>
      <w:ins w:id="23" w:author="Daniel Kný" w:date="2022-01-08T17:01:00Z">
        <w:r>
          <w:t xml:space="preserve"> tvoří u skupin </w:t>
        </w:r>
        <w:r w:rsidRPr="3A1E4C85">
          <w:rPr>
            <w:i/>
            <w:iCs/>
            <w:rPrChange w:id="24" w:author="Daniel Kný" w:date="2022-01-08T17:03:00Z">
              <w:rPr/>
            </w:rPrChange>
          </w:rPr>
          <w:t>Průmyslová</w:t>
        </w:r>
      </w:ins>
      <w:ins w:id="25" w:author="Daniel Kný" w:date="2022-01-08T17:02:00Z">
        <w:r w:rsidRPr="3A1E4C85">
          <w:rPr>
            <w:i/>
            <w:iCs/>
            <w:rPrChange w:id="26" w:author="Daniel Kný" w:date="2022-01-08T17:03:00Z">
              <w:rPr/>
            </w:rPrChange>
          </w:rPr>
          <w:t xml:space="preserve"> a ostatní odvětví...</w:t>
        </w:r>
        <w:r>
          <w:t xml:space="preserve">, </w:t>
        </w:r>
        <w:r w:rsidRPr="3A1E4C85">
          <w:rPr>
            <w:i/>
            <w:iCs/>
            <w:rPrChange w:id="27" w:author="Daniel Kný" w:date="2022-01-08T17:03:00Z">
              <w:rPr/>
            </w:rPrChange>
          </w:rPr>
          <w:t>Služby pro obyvatelstvo</w:t>
        </w:r>
      </w:ins>
      <w:ins w:id="28" w:author="Daniel Kný" w:date="2022-01-08T17:03:00Z">
        <w:r>
          <w:t xml:space="preserve"> a Zemědělství... V poslední jmenované skupině </w:t>
        </w:r>
      </w:ins>
      <w:ins w:id="29" w:author="Daniel Kný" w:date="2022-01-08T17:04:00Z">
        <w:r>
          <w:t>pak ESI fondy pokrývají i kolem 20 % běžných výdajů.</w:t>
        </w:r>
      </w:ins>
      <w:commentRangeEnd w:id="21"/>
      <w:r w:rsidR="00954BF4">
        <w:rPr>
          <w:rStyle w:val="Odkaznakoment"/>
        </w:rPr>
        <w:commentReference w:id="21"/>
      </w:r>
    </w:p>
    <w:p w14:paraId="0832D621" w14:textId="77777777" w:rsidR="001851B6" w:rsidRDefault="00954BF4">
      <w:pPr>
        <w:pStyle w:val="CaptionedFigure"/>
      </w:pPr>
      <w:r>
        <w:rPr>
          <w:noProof/>
        </w:rPr>
        <w:drawing>
          <wp:inline distT="0" distB="0" distL="0" distR="0" wp14:anchorId="64A8A360" wp14:editId="349092F6">
            <wp:extent cx="5613400" cy="3450860"/>
            <wp:effectExtent l="0" t="0" r="0" b="0"/>
            <wp:docPr id="5" name="Picture" descr="Graf 5 Podíl ESI fondů na výdajích podle skupin"/>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skup-podil-1.png"/>
                    <pic:cNvPicPr>
                      <a:picLocks noChangeAspect="1" noChangeArrowheads="1"/>
                    </pic:cNvPicPr>
                  </pic:nvPicPr>
                  <pic:blipFill>
                    <a:blip r:embed="rId14"/>
                    <a:stretch>
                      <a:fillRect/>
                    </a:stretch>
                  </pic:blipFill>
                  <pic:spPr bwMode="auto">
                    <a:xfrm>
                      <a:off x="0" y="0"/>
                      <a:ext cx="5613400" cy="3450860"/>
                    </a:xfrm>
                    <a:prstGeom prst="rect">
                      <a:avLst/>
                    </a:prstGeom>
                    <a:noFill/>
                    <a:ln w="9525">
                      <a:noFill/>
                      <a:headEnd/>
                      <a:tailEnd/>
                    </a:ln>
                  </pic:spPr>
                </pic:pic>
              </a:graphicData>
            </a:graphic>
          </wp:inline>
        </w:drawing>
      </w:r>
    </w:p>
    <w:p w14:paraId="214D76CC" w14:textId="77777777" w:rsidR="001851B6" w:rsidRDefault="00954BF4">
      <w:pPr>
        <w:pStyle w:val="ImageCaption"/>
      </w:pPr>
      <w:r>
        <w:rPr>
          <w:b/>
          <w:bCs/>
        </w:rPr>
        <w:t>Graf 5</w:t>
      </w:r>
      <w:r>
        <w:t xml:space="preserve"> Podíl ESI fondů na výdajích podle skupin</w:t>
      </w:r>
    </w:p>
    <w:p w14:paraId="33D33C8A" w14:textId="77777777" w:rsidR="001851B6" w:rsidRDefault="00954BF4">
      <w:pPr>
        <w:pStyle w:val="Nadpis2"/>
      </w:pPr>
      <w:bookmarkStart w:id="30" w:name="oddíly"/>
      <w:bookmarkEnd w:id="16"/>
      <w:r>
        <w:t>Oddíly</w:t>
      </w:r>
    </w:p>
    <w:p w14:paraId="49C63819" w14:textId="7781D346" w:rsidR="001851B6" w:rsidRDefault="3A1E4C85">
      <w:r>
        <w:t>V této části pracujeme s o stupeň jemnějším členěním, s oddíly odvětvového třídění. Protože se tato úroveň detailu ukazuje jako nejvhodnější pro přehledové znázornění role ESI fondů napříč oblastmi veřejných politik, nejdříve analyzujeme průměrné podíly ESI fondů v letech 2017-2020 (jelikož rok 2015 odráží dočerpávání období 2007-13 a v roce 2016 se ještě plně nerozběhly některé operační programy pro období 2014-20</w:t>
      </w:r>
      <w:ins w:id="31" w:author="Daniel Kný" w:date="2022-01-08T17:24:00Z">
        <w:r>
          <w:t>)</w:t>
        </w:r>
      </w:ins>
      <w:r>
        <w:t>.</w:t>
      </w:r>
      <w:del w:id="32" w:author="Daniel Kný" w:date="2022-01-08T17:24:00Z">
        <w:r w:rsidR="00954BF4" w:rsidDel="3A1E4C85">
          <w:delText>)</w:delText>
        </w:r>
      </w:del>
    </w:p>
    <w:p w14:paraId="5462F93D" w14:textId="77777777" w:rsidR="001851B6" w:rsidRDefault="00954BF4">
      <w:pPr>
        <w:pStyle w:val="Nadpis3"/>
      </w:pPr>
      <w:bookmarkStart w:id="33" w:name="přehled"/>
      <w:r>
        <w:t>Přehled</w:t>
      </w:r>
    </w:p>
    <w:p w14:paraId="7400710C" w14:textId="77777777" w:rsidR="001851B6" w:rsidRDefault="3A1E4C85">
      <w:r>
        <w:t xml:space="preserve">Jak ukazuje graf 6, ve třech oddílech tvořily ESI fondy průměrně více než 50 % výdajů: </w:t>
      </w:r>
      <w:r w:rsidRPr="3A1E4C85">
        <w:rPr>
          <w:i/>
          <w:iCs/>
        </w:rPr>
        <w:t>Bydlení, komunální služby a územní rozvoj</w:t>
      </w:r>
      <w:r>
        <w:t xml:space="preserve">, </w:t>
      </w:r>
      <w:r w:rsidRPr="3A1E4C85">
        <w:rPr>
          <w:i/>
          <w:iCs/>
        </w:rPr>
        <w:t xml:space="preserve">Vodní hospodářství </w:t>
      </w:r>
      <w:r w:rsidRPr="3A1E4C85">
        <w:rPr>
          <w:rPrChange w:id="34" w:author="Daniel Kný" w:date="2022-01-08T17:32:00Z">
            <w:rPr>
              <w:i/>
              <w:iCs/>
            </w:rPr>
          </w:rPrChange>
        </w:rPr>
        <w:t xml:space="preserve">a </w:t>
      </w:r>
      <w:r w:rsidRPr="3A1E4C85">
        <w:rPr>
          <w:i/>
          <w:iCs/>
        </w:rPr>
        <w:t>ochrana životního prostředí</w:t>
      </w:r>
      <w:r>
        <w:t xml:space="preserve">. Všechny tyto oblasti jsou dominantně </w:t>
      </w:r>
      <w:proofErr w:type="gramStart"/>
      <w:r>
        <w:t>kapitálové</w:t>
      </w:r>
      <w:proofErr w:type="gramEnd"/>
      <w:r>
        <w:t xml:space="preserve"> a právě v kapitálových výdajích je role ESIF výrazná. V zemědělství a podpoře průmyslu a podnikání pak tvoří ESIF 25 % a více výdajů, mezi kapitálovými výdaji v těchto oddílech vždy před 50 %. ESIF též financovaly přes třetinu kapitálových výdajů v dopravě a vzdělávání, téměř polovinu ve zdravotnictví, a přes polovinu v ostatním výzkumu a vývoji (tj. výzkum mimo VŠ). (100 % u kapitálových výdajů politiky zaměstnanosti se týká výdajů v řádu milionů korun).</w:t>
      </w:r>
    </w:p>
    <w:p w14:paraId="4FFDDC09" w14:textId="77777777" w:rsidR="001851B6" w:rsidRDefault="00954BF4">
      <w:r>
        <w:t xml:space="preserve">V běžných výdajích je role ESIF obecně menší, ale výrazně patrná je role ESIF v oddílech </w:t>
      </w:r>
      <w:r>
        <w:rPr>
          <w:i/>
          <w:iCs/>
        </w:rPr>
        <w:t>Bydlení, komunální služby a územní rozvoj</w:t>
      </w:r>
      <w:r>
        <w:t xml:space="preserve"> (v tom jediném překračuje 30 %), ochraně životního prostředí, zemědělství, ale i sociálních službách (všude přes 15 %).</w:t>
      </w:r>
    </w:p>
    <w:p w14:paraId="58EF16B7" w14:textId="77777777" w:rsidR="001851B6" w:rsidRDefault="00954BF4">
      <w:pPr>
        <w:pStyle w:val="CaptionedFigure"/>
      </w:pPr>
      <w:r>
        <w:rPr>
          <w:noProof/>
        </w:rPr>
        <w:drawing>
          <wp:inline distT="0" distB="0" distL="0" distR="0" wp14:anchorId="2962AF3A" wp14:editId="49E8FEF7">
            <wp:extent cx="5613400" cy="5176290"/>
            <wp:effectExtent l="0" t="0" r="0" b="0"/>
            <wp:docPr id="6" name="Picture" descr="Graf 6 Podíl ESIF na výdajích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y-prehled-1.png"/>
                    <pic:cNvPicPr>
                      <a:picLocks noChangeAspect="1" noChangeArrowheads="1"/>
                    </pic:cNvPicPr>
                  </pic:nvPicPr>
                  <pic:blipFill>
                    <a:blip r:embed="rId15"/>
                    <a:stretch>
                      <a:fillRect/>
                    </a:stretch>
                  </pic:blipFill>
                  <pic:spPr bwMode="auto">
                    <a:xfrm>
                      <a:off x="0" y="0"/>
                      <a:ext cx="5613400" cy="5176290"/>
                    </a:xfrm>
                    <a:prstGeom prst="rect">
                      <a:avLst/>
                    </a:prstGeom>
                    <a:noFill/>
                    <a:ln w="9525">
                      <a:noFill/>
                      <a:headEnd/>
                      <a:tailEnd/>
                    </a:ln>
                  </pic:spPr>
                </pic:pic>
              </a:graphicData>
            </a:graphic>
          </wp:inline>
        </w:drawing>
      </w:r>
    </w:p>
    <w:p w14:paraId="67475553" w14:textId="77777777" w:rsidR="001851B6" w:rsidRDefault="00954BF4">
      <w:pPr>
        <w:pStyle w:val="ImageCaption"/>
      </w:pPr>
      <w:r>
        <w:rPr>
          <w:b/>
          <w:bCs/>
        </w:rPr>
        <w:t>Graf 6</w:t>
      </w:r>
      <w:r>
        <w:t xml:space="preserve"> Podíl ESIF na výdajích podle oddílů</w:t>
      </w:r>
    </w:p>
    <w:p w14:paraId="36A1521B" w14:textId="35E5284F" w:rsidR="001851B6" w:rsidRDefault="3A1E4C85">
      <w:r>
        <w:t xml:space="preserve">O něco komplexnější náhled na roli ESI fondů ukazuje graf 7, který oproti předchozímu grafu zobrazuje i finanční objem výdajových oddílů a podíl kapitálových výdajů na daném oddílu. V přehledovém grafu vpravo </w:t>
      </w:r>
      <w:ins w:id="35" w:author="Daniel Kný" w:date="2022-01-08T17:36:00Z">
        <w:r>
          <w:t xml:space="preserve">nahoře </w:t>
        </w:r>
      </w:ins>
      <w:r>
        <w:t>je patrných několik oddílu s vysokým podílem kapitálových výdajů a zároveň silnou rolí ESIF.</w:t>
      </w:r>
    </w:p>
    <w:p w14:paraId="65D7A06F" w14:textId="77777777" w:rsidR="001851B6" w:rsidRDefault="00954BF4">
      <w:pPr>
        <w:pStyle w:val="CaptionedFigure"/>
      </w:pPr>
      <w:commentRangeStart w:id="36"/>
      <w:r>
        <w:rPr>
          <w:noProof/>
        </w:rPr>
        <w:drawing>
          <wp:inline distT="0" distB="0" distL="0" distR="0" wp14:anchorId="0A8A1ABB" wp14:editId="6F3038F8">
            <wp:extent cx="2997030" cy="3669832"/>
            <wp:effectExtent l="0" t="0" r="0" b="0"/>
            <wp:docPr id="7" name="Picture" descr="Graf 7 Podíl ESIF a kapitálových výdajů v oddílech SR"/>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ehled-scatter-1.png"/>
                    <pic:cNvPicPr>
                      <a:picLocks noChangeAspect="1" noChangeArrowheads="1"/>
                    </pic:cNvPicPr>
                  </pic:nvPicPr>
                  <pic:blipFill>
                    <a:blip r:embed="rId16"/>
                    <a:stretch>
                      <a:fillRect/>
                    </a:stretch>
                  </pic:blipFill>
                  <pic:spPr bwMode="auto">
                    <a:xfrm>
                      <a:off x="0" y="0"/>
                      <a:ext cx="2997030" cy="3669832"/>
                    </a:xfrm>
                    <a:prstGeom prst="rect">
                      <a:avLst/>
                    </a:prstGeom>
                    <a:noFill/>
                    <a:ln w="9525">
                      <a:noFill/>
                      <a:headEnd/>
                      <a:tailEnd/>
                    </a:ln>
                  </pic:spPr>
                </pic:pic>
              </a:graphicData>
            </a:graphic>
          </wp:inline>
        </w:drawing>
      </w:r>
      <w:commentRangeEnd w:id="36"/>
      <w:r>
        <w:rPr>
          <w:rStyle w:val="Odkaznakoment"/>
        </w:rPr>
        <w:commentReference w:id="36"/>
      </w:r>
    </w:p>
    <w:p w14:paraId="1C32BF3B" w14:textId="77777777" w:rsidR="001851B6" w:rsidRDefault="00954BF4">
      <w:pPr>
        <w:pStyle w:val="ImageCaption"/>
      </w:pPr>
      <w:r>
        <w:rPr>
          <w:b/>
          <w:bCs/>
        </w:rPr>
        <w:t>Graf 7</w:t>
      </w:r>
      <w:r>
        <w:t xml:space="preserve"> Podíl ESIF a kapitálových výdajů v oddílech SR</w:t>
      </w:r>
    </w:p>
    <w:p w14:paraId="61DF0C67" w14:textId="77777777" w:rsidR="001851B6" w:rsidRDefault="00954BF4">
      <w:pPr>
        <w:pStyle w:val="Nadpis3"/>
      </w:pPr>
      <w:bookmarkStart w:id="37" w:name="vývoj-v-čase"/>
      <w:bookmarkEnd w:id="33"/>
      <w:r>
        <w:t>Vývoj v čase</w:t>
      </w:r>
    </w:p>
    <w:p w14:paraId="44EBC0AE" w14:textId="77777777" w:rsidR="001851B6" w:rsidRDefault="00954BF4">
      <w:r>
        <w:t>Graf 8 ukazuje celkový přehled, tj. vývoj složený výdajů v čase pro všechny oddíly, ale pro čitelnost v dalším textu pracujeme zvlášť se skupinami oddílů podle objemu a s běžnými a kapitálovými výdaji.</w:t>
      </w:r>
    </w:p>
    <w:p w14:paraId="234BB751" w14:textId="77777777" w:rsidR="001851B6" w:rsidRDefault="00954BF4">
      <w:pPr>
        <w:pStyle w:val="CaptionedFigure"/>
      </w:pPr>
      <w:commentRangeStart w:id="38"/>
      <w:r>
        <w:rPr>
          <w:noProof/>
        </w:rPr>
        <w:drawing>
          <wp:inline distT="0" distB="0" distL="0" distR="0" wp14:anchorId="28067569" wp14:editId="1AD3059A">
            <wp:extent cx="5613400" cy="5176290"/>
            <wp:effectExtent l="0" t="0" r="0" b="0"/>
            <wp:docPr id="8" name="Picture" descr="Graf 8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abs-1.png"/>
                    <pic:cNvPicPr>
                      <a:picLocks noChangeAspect="1" noChangeArrowheads="1"/>
                    </pic:cNvPicPr>
                  </pic:nvPicPr>
                  <pic:blipFill>
                    <a:blip r:embed="rId17"/>
                    <a:stretch>
                      <a:fillRect/>
                    </a:stretch>
                  </pic:blipFill>
                  <pic:spPr bwMode="auto">
                    <a:xfrm>
                      <a:off x="0" y="0"/>
                      <a:ext cx="5613400" cy="5176290"/>
                    </a:xfrm>
                    <a:prstGeom prst="rect">
                      <a:avLst/>
                    </a:prstGeom>
                    <a:noFill/>
                    <a:ln w="9525">
                      <a:noFill/>
                      <a:headEnd/>
                      <a:tailEnd/>
                    </a:ln>
                  </pic:spPr>
                </pic:pic>
              </a:graphicData>
            </a:graphic>
          </wp:inline>
        </w:drawing>
      </w:r>
      <w:commentRangeEnd w:id="38"/>
      <w:r>
        <w:rPr>
          <w:rStyle w:val="Odkaznakoment"/>
        </w:rPr>
        <w:commentReference w:id="38"/>
      </w:r>
    </w:p>
    <w:p w14:paraId="2AC46BAE" w14:textId="77777777" w:rsidR="001851B6" w:rsidRDefault="00954BF4">
      <w:pPr>
        <w:pStyle w:val="ImageCaption"/>
      </w:pPr>
      <w:r>
        <w:rPr>
          <w:b/>
          <w:bCs/>
        </w:rPr>
        <w:t>Graf 8</w:t>
      </w:r>
      <w:r>
        <w:t xml:space="preserve"> Výdaje vlastní a z ESI fondů podle oddílů</w:t>
      </w:r>
    </w:p>
    <w:p w14:paraId="4C63B01A" w14:textId="1BAEC2D7" w:rsidR="001851B6" w:rsidRDefault="3A1E4C85">
      <w:r>
        <w:t xml:space="preserve">Jak jsme poznamenali výše, mezi oddíly s největším objemem </w:t>
      </w:r>
      <w:r w:rsidRPr="3A1E4C85">
        <w:rPr>
          <w:b/>
          <w:bCs/>
        </w:rPr>
        <w:t>kapitálových výdajů</w:t>
      </w:r>
      <w:r>
        <w:t xml:space="preserve"> patří </w:t>
      </w:r>
      <w:r w:rsidRPr="3A1E4C85">
        <w:rPr>
          <w:i/>
          <w:iCs/>
        </w:rPr>
        <w:t>Doprava</w:t>
      </w:r>
      <w:r>
        <w:t xml:space="preserve"> a </w:t>
      </w:r>
      <w:r w:rsidRPr="3A1E4C85">
        <w:rPr>
          <w:i/>
          <w:iCs/>
        </w:rPr>
        <w:t>Bydlení, komunální služby a územní rozvoj</w:t>
      </w:r>
      <w:ins w:id="39" w:author="Daniel Kný" w:date="2022-01-08T17:44:00Z">
        <w:r w:rsidRPr="3A1E4C85">
          <w:rPr>
            <w:i/>
            <w:iCs/>
          </w:rPr>
          <w:t xml:space="preserve"> </w:t>
        </w:r>
        <w:r w:rsidRPr="3A1E4C85">
          <w:rPr>
            <w:rPrChange w:id="40" w:author="Daniel Kný" w:date="2022-01-08T17:45:00Z">
              <w:rPr>
                <w:i/>
                <w:iCs/>
              </w:rPr>
            </w:rPrChange>
          </w:rPr>
          <w:t>(viz Graf 9)</w:t>
        </w:r>
      </w:ins>
      <w:r>
        <w:t xml:space="preserve">. V těchto i dalších větších oddílech hrají ESI fondy významnou roli. Z hlediska vývoje v čase stojí za pozornost oddíl </w:t>
      </w:r>
      <w:r w:rsidRPr="3A1E4C85">
        <w:rPr>
          <w:i/>
          <w:iCs/>
        </w:rPr>
        <w:t>Bydlení…</w:t>
      </w:r>
      <w:r>
        <w:t>, kde je nárůst celkového objemu tažený ESI fondy v podstatě návratem na stav v předchozím programovém období. Podobný je vývoj v oblasti vodního hospodářství, kde nárůst přichází dominantně z ESIF. Naopak v dopravě je nárůst kapitálových výdajů tažen především národními zdroji, čímž se podíl ESIF v čase snižuje. Ve vzdělávání a školských službách hrají ESI fondy od roku 2018 silnější roli, a to i oproti roku 2015, přičemž ale rostou i kapitálové výdaje z národních zdrojů.</w:t>
      </w:r>
    </w:p>
    <w:p w14:paraId="2767B0A3" w14:textId="77777777" w:rsidR="001851B6" w:rsidRDefault="00954BF4">
      <w:pPr>
        <w:pStyle w:val="CaptionedFigure"/>
      </w:pPr>
      <w:r>
        <w:rPr>
          <w:noProof/>
        </w:rPr>
        <w:drawing>
          <wp:inline distT="0" distB="0" distL="0" distR="0" wp14:anchorId="2C8AB139" wp14:editId="5FBDAE19">
            <wp:extent cx="5613400" cy="3450860"/>
            <wp:effectExtent l="0" t="0" r="0" b="0"/>
            <wp:docPr id="9" name="Picture" descr="Graf 9 Kapitálov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kap-1.png"/>
                    <pic:cNvPicPr>
                      <a:picLocks noChangeAspect="1" noChangeArrowheads="1"/>
                    </pic:cNvPicPr>
                  </pic:nvPicPr>
                  <pic:blipFill>
                    <a:blip r:embed="rId18"/>
                    <a:stretch>
                      <a:fillRect/>
                    </a:stretch>
                  </pic:blipFill>
                  <pic:spPr bwMode="auto">
                    <a:xfrm>
                      <a:off x="0" y="0"/>
                      <a:ext cx="5613400" cy="3450860"/>
                    </a:xfrm>
                    <a:prstGeom prst="rect">
                      <a:avLst/>
                    </a:prstGeom>
                    <a:noFill/>
                    <a:ln w="9525">
                      <a:noFill/>
                      <a:headEnd/>
                      <a:tailEnd/>
                    </a:ln>
                  </pic:spPr>
                </pic:pic>
              </a:graphicData>
            </a:graphic>
          </wp:inline>
        </w:drawing>
      </w:r>
    </w:p>
    <w:p w14:paraId="4FF012DD" w14:textId="77777777" w:rsidR="001851B6" w:rsidRDefault="00954BF4">
      <w:pPr>
        <w:pStyle w:val="ImageCaption"/>
      </w:pPr>
      <w:r>
        <w:rPr>
          <w:b/>
          <w:bCs/>
        </w:rPr>
        <w:t>Graf 9</w:t>
      </w:r>
      <w:r>
        <w:t xml:space="preserve"> Kapitálové výdaje vlastní a z ESI fondů podle oddílů</w:t>
      </w:r>
    </w:p>
    <w:p w14:paraId="48108439" w14:textId="77777777" w:rsidR="001851B6" w:rsidRDefault="00954BF4">
      <w:r>
        <w:t xml:space="preserve">U </w:t>
      </w:r>
      <w:r>
        <w:rPr>
          <w:b/>
          <w:bCs/>
        </w:rPr>
        <w:t>běžných výdajů</w:t>
      </w:r>
      <w:r>
        <w:t xml:space="preserve"> analyzujeme zvlášť objemově větší a objemově menší oddíly.</w:t>
      </w:r>
    </w:p>
    <w:p w14:paraId="3CAD53AD" w14:textId="17C50895" w:rsidR="001851B6" w:rsidRDefault="3A1E4C85">
      <w:r>
        <w:t xml:space="preserve">Graf 10 níže ukazuje výdaje v jednotlivých oddílech s objemem běžných výdajů do 100 mld. Kč. Za pozornost zde stojí oddíly </w:t>
      </w:r>
      <w:r w:rsidRPr="3A1E4C85">
        <w:rPr>
          <w:i/>
          <w:iCs/>
        </w:rPr>
        <w:t>Politika zaměstnanosti</w:t>
      </w:r>
      <w:r>
        <w:t xml:space="preserve"> a </w:t>
      </w:r>
      <w:r w:rsidRPr="3A1E4C85">
        <w:rPr>
          <w:i/>
          <w:iCs/>
        </w:rPr>
        <w:t>Průmysl…</w:t>
      </w:r>
      <w:r>
        <w:t>, kde jsou v roce 2020 patrné výdaje na opatření spojen</w:t>
      </w:r>
      <w:ins w:id="41" w:author="Daniel Kný" w:date="2022-01-08T17:45:00Z">
        <w:r>
          <w:t>á</w:t>
        </w:r>
      </w:ins>
      <w:del w:id="42" w:author="Daniel Kný" w:date="2022-01-08T17:45:00Z">
        <w:r w:rsidR="00954BF4" w:rsidDel="3A1E4C85">
          <w:delText>é</w:delText>
        </w:r>
      </w:del>
      <w:commentRangeStart w:id="43"/>
      <w:r>
        <w:t xml:space="preserve"> s pandemií Covid-19</w:t>
      </w:r>
      <w:commentRangeEnd w:id="43"/>
      <w:r w:rsidR="00954BF4">
        <w:rPr>
          <w:rStyle w:val="Odkaznakoment"/>
        </w:rPr>
        <w:commentReference w:id="43"/>
      </w:r>
      <w:r>
        <w:t xml:space="preserve">. V obou případech rostly národní i ESIF výdaje. Těmto oblastem se dále věnujeme v </w:t>
      </w:r>
      <w:hyperlink w:anchor="tematicke">
        <w:r w:rsidRPr="3A1E4C85">
          <w:rPr>
            <w:rStyle w:val="Hypertextovodkaz"/>
          </w:rPr>
          <w:t>tematických analýzách níže</w:t>
        </w:r>
      </w:hyperlink>
      <w:r>
        <w:t>.</w:t>
      </w:r>
    </w:p>
    <w:p w14:paraId="606FECF0" w14:textId="77777777" w:rsidR="001851B6" w:rsidRDefault="00954BF4">
      <w:pPr>
        <w:pStyle w:val="CaptionedFigure"/>
      </w:pPr>
      <w:r>
        <w:rPr>
          <w:noProof/>
        </w:rPr>
        <w:drawing>
          <wp:inline distT="0" distB="0" distL="0" distR="0" wp14:anchorId="0ACCDF7C" wp14:editId="70A648D3">
            <wp:extent cx="5613400" cy="3450860"/>
            <wp:effectExtent l="0" t="0" r="0" b="0"/>
            <wp:docPr id="10" name="Picture" descr="Graf 10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pod100-1.png"/>
                    <pic:cNvPicPr>
                      <a:picLocks noChangeAspect="1" noChangeArrowheads="1"/>
                    </pic:cNvPicPr>
                  </pic:nvPicPr>
                  <pic:blipFill>
                    <a:blip r:embed="rId19"/>
                    <a:stretch>
                      <a:fillRect/>
                    </a:stretch>
                  </pic:blipFill>
                  <pic:spPr bwMode="auto">
                    <a:xfrm>
                      <a:off x="0" y="0"/>
                      <a:ext cx="5613400" cy="3450860"/>
                    </a:xfrm>
                    <a:prstGeom prst="rect">
                      <a:avLst/>
                    </a:prstGeom>
                    <a:noFill/>
                    <a:ln w="9525">
                      <a:noFill/>
                      <a:headEnd/>
                      <a:tailEnd/>
                    </a:ln>
                  </pic:spPr>
                </pic:pic>
              </a:graphicData>
            </a:graphic>
          </wp:inline>
        </w:drawing>
      </w:r>
    </w:p>
    <w:p w14:paraId="40E18BE7" w14:textId="77777777" w:rsidR="001851B6" w:rsidRDefault="00954BF4">
      <w:pPr>
        <w:pStyle w:val="ImageCaption"/>
      </w:pPr>
      <w:r>
        <w:rPr>
          <w:b/>
          <w:bCs/>
        </w:rPr>
        <w:t>Graf 10</w:t>
      </w:r>
      <w:r>
        <w:t xml:space="preserve"> Běžné výdaje vlastní a z ESI fondů podle oddílů</w:t>
      </w:r>
    </w:p>
    <w:p w14:paraId="27C0F928" w14:textId="77777777" w:rsidR="001851B6" w:rsidRDefault="00954BF4">
      <w:r>
        <w:t xml:space="preserve">Z grafu 11 je pak patrné, že v oddílech s objemem nad 100 mld. Kč běžných výdajů nehrají ESI fondy téměř žádnou </w:t>
      </w:r>
      <w:proofErr w:type="gramStart"/>
      <w:r>
        <w:t>roli - především</w:t>
      </w:r>
      <w:proofErr w:type="gramEnd"/>
      <w:r>
        <w:t xml:space="preserve"> proto, že se jedná o velké dávkové (např. důchody) nebo blokové transfery (např. financování regionálního školství). Výjimkou je v malé míře vzdělávání, kde podíl ESI fondů i na běžných výdajích v posledních letech mírně narostl, ale zůstává nízký.</w:t>
      </w:r>
    </w:p>
    <w:p w14:paraId="31233E03" w14:textId="77777777" w:rsidR="001851B6" w:rsidRDefault="00954BF4">
      <w:pPr>
        <w:pStyle w:val="CaptionedFigure"/>
      </w:pPr>
      <w:commentRangeStart w:id="44"/>
      <w:r>
        <w:rPr>
          <w:noProof/>
        </w:rPr>
        <w:drawing>
          <wp:inline distT="0" distB="0" distL="0" distR="0" wp14:anchorId="3644AA02" wp14:editId="033AE32D">
            <wp:extent cx="5613400" cy="2588145"/>
            <wp:effectExtent l="0" t="0" r="0" b="0"/>
            <wp:docPr id="11" name="Picture" descr="Graf 11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nad100-1.png"/>
                    <pic:cNvPicPr>
                      <a:picLocks noChangeAspect="1" noChangeArrowheads="1"/>
                    </pic:cNvPicPr>
                  </pic:nvPicPr>
                  <pic:blipFill>
                    <a:blip r:embed="rId20"/>
                    <a:stretch>
                      <a:fillRect/>
                    </a:stretch>
                  </pic:blipFill>
                  <pic:spPr bwMode="auto">
                    <a:xfrm>
                      <a:off x="0" y="0"/>
                      <a:ext cx="5613400" cy="2588145"/>
                    </a:xfrm>
                    <a:prstGeom prst="rect">
                      <a:avLst/>
                    </a:prstGeom>
                    <a:noFill/>
                    <a:ln w="9525">
                      <a:noFill/>
                      <a:headEnd/>
                      <a:tailEnd/>
                    </a:ln>
                  </pic:spPr>
                </pic:pic>
              </a:graphicData>
            </a:graphic>
          </wp:inline>
        </w:drawing>
      </w:r>
      <w:commentRangeEnd w:id="44"/>
      <w:r>
        <w:rPr>
          <w:rStyle w:val="Odkaznakoment"/>
        </w:rPr>
        <w:commentReference w:id="44"/>
      </w:r>
    </w:p>
    <w:p w14:paraId="300EC1B2" w14:textId="77777777" w:rsidR="001851B6" w:rsidRDefault="00954BF4">
      <w:pPr>
        <w:pStyle w:val="ImageCaption"/>
      </w:pPr>
      <w:r>
        <w:rPr>
          <w:b/>
          <w:bCs/>
        </w:rPr>
        <w:t>Graf 11</w:t>
      </w:r>
      <w:r>
        <w:t xml:space="preserve"> Běžné výdaje vlastní a z ESI fondů podle oddílů</w:t>
      </w:r>
    </w:p>
    <w:p w14:paraId="4129A3E1" w14:textId="348F1412" w:rsidR="001851B6" w:rsidRDefault="3A1E4C85">
      <w:r>
        <w:t xml:space="preserve">Graf 12 pak ukazuje podíly ESI fondů na běžných a kapitálových výdajích. Výrazné trendy jsou patrné u oddílu </w:t>
      </w:r>
      <w:r w:rsidRPr="3A1E4C85">
        <w:rPr>
          <w:i/>
          <w:iCs/>
        </w:rPr>
        <w:t>Doprava</w:t>
      </w:r>
      <w:r>
        <w:t xml:space="preserve"> a </w:t>
      </w:r>
      <w:r w:rsidRPr="3A1E4C85">
        <w:rPr>
          <w:i/>
          <w:iCs/>
        </w:rPr>
        <w:t>Ostatní výzkum a vývoj</w:t>
      </w:r>
      <w:r>
        <w:t xml:space="preserve"> (který zahrnuje výzkum a vývoj mimo </w:t>
      </w:r>
      <w:ins w:id="45" w:author="Daniel Kný" w:date="2022-01-08T17:52:00Z">
        <w:r>
          <w:t>V</w:t>
        </w:r>
      </w:ins>
      <w:del w:id="46" w:author="Daniel Kný" w:date="2022-01-08T17:52:00Z">
        <w:r w:rsidR="00954BF4" w:rsidDel="3A1E4C85">
          <w:delText>M</w:delText>
        </w:r>
      </w:del>
      <w:r>
        <w:t xml:space="preserve">Š), u nichž podíl ESIF na kapitálových výdajích v posledních letech spíše klesá. U dopravy ale podíl ESIF zůstává na cca 30 % a u ostatního výzkumu a vývoje na cca 50 %. Naopak v oddíle </w:t>
      </w:r>
      <w:r w:rsidRPr="3A1E4C85">
        <w:rPr>
          <w:i/>
          <w:iCs/>
        </w:rPr>
        <w:t>Bydlení, komunální služby a územní rozvoj</w:t>
      </w:r>
      <w:r>
        <w:t xml:space="preserve"> v od začátku období </w:t>
      </w:r>
      <w:commentRangeStart w:id="47"/>
      <w:r>
        <w:t>výrazně narostl podíl ESIF na kapitálových a slaběji i na běžných výdajíc</w:t>
      </w:r>
      <w:commentRangeEnd w:id="47"/>
      <w:r w:rsidR="00954BF4">
        <w:rPr>
          <w:rStyle w:val="Odkaznakoment"/>
        </w:rPr>
        <w:commentReference w:id="47"/>
      </w:r>
      <w:r>
        <w:t xml:space="preserve">h (přičemž kapitálové v oddílu převažují.) Za povšimnutí stojí i postupný pokles podílu ESI fondů na politice zaměstnanosti. Setrvale vysoký je podíl ESIF na kapitálových výdajích v ochraně životního prostředí, vodním </w:t>
      </w:r>
      <w:proofErr w:type="spellStart"/>
      <w:r>
        <w:t>hodpodářství</w:t>
      </w:r>
      <w:proofErr w:type="spellEnd"/>
      <w:r>
        <w:t>, zemědělství a podpoře průmyslu, obchodu a služeb.</w:t>
      </w:r>
    </w:p>
    <w:p w14:paraId="7580BCE3" w14:textId="77777777" w:rsidR="001851B6" w:rsidRDefault="00954BF4">
      <w:pPr>
        <w:pStyle w:val="CaptionedFigure"/>
      </w:pPr>
      <w:r>
        <w:rPr>
          <w:noProof/>
        </w:rPr>
        <w:drawing>
          <wp:inline distT="0" distB="0" distL="0" distR="0" wp14:anchorId="0529DDAA" wp14:editId="32296B99">
            <wp:extent cx="5613400" cy="5176290"/>
            <wp:effectExtent l="0" t="0" r="0" b="0"/>
            <wp:docPr id="12" name="Picture" descr="Graf 12 Podíl ESI fondů na výdajích podle rozpočtových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podil-1.png"/>
                    <pic:cNvPicPr>
                      <a:picLocks noChangeAspect="1" noChangeArrowheads="1"/>
                    </pic:cNvPicPr>
                  </pic:nvPicPr>
                  <pic:blipFill>
                    <a:blip r:embed="rId21"/>
                    <a:stretch>
                      <a:fillRect/>
                    </a:stretch>
                  </pic:blipFill>
                  <pic:spPr bwMode="auto">
                    <a:xfrm>
                      <a:off x="0" y="0"/>
                      <a:ext cx="5613400" cy="5176290"/>
                    </a:xfrm>
                    <a:prstGeom prst="rect">
                      <a:avLst/>
                    </a:prstGeom>
                    <a:noFill/>
                    <a:ln w="9525">
                      <a:noFill/>
                      <a:headEnd/>
                      <a:tailEnd/>
                    </a:ln>
                  </pic:spPr>
                </pic:pic>
              </a:graphicData>
            </a:graphic>
          </wp:inline>
        </w:drawing>
      </w:r>
    </w:p>
    <w:p w14:paraId="66DB3B9C" w14:textId="77777777" w:rsidR="001851B6" w:rsidRDefault="00954BF4">
      <w:pPr>
        <w:pStyle w:val="ImageCaption"/>
      </w:pPr>
      <w:r>
        <w:rPr>
          <w:b/>
          <w:bCs/>
        </w:rPr>
        <w:t>Graf 12</w:t>
      </w:r>
      <w:r>
        <w:t xml:space="preserve"> Podíl ESI fondů na výdajích podle rozpočtových oddílů</w:t>
      </w:r>
    </w:p>
    <w:p w14:paraId="038AC64A" w14:textId="77777777" w:rsidR="001851B6" w:rsidRDefault="00954BF4">
      <w:pPr>
        <w:pStyle w:val="Nadpis1"/>
      </w:pPr>
      <w:bookmarkStart w:id="48" w:name="_Toc91230655"/>
      <w:bookmarkStart w:id="49" w:name="tematicke"/>
      <w:bookmarkEnd w:id="15"/>
      <w:bookmarkEnd w:id="30"/>
      <w:bookmarkEnd w:id="37"/>
      <w:r>
        <w:t>Tematické analýzy</w:t>
      </w:r>
      <w:bookmarkEnd w:id="48"/>
    </w:p>
    <w:p w14:paraId="7DE5A699" w14:textId="77777777" w:rsidR="001851B6" w:rsidRDefault="00954BF4">
      <w:r>
        <w:t>V této části se dále zaměřujeme na specifické oblasti veřejných výdajů (identifikované pomocí odvětvového členění rozpočtové skladby), ve kterých předchozí analýza ukázala vysoký podíl ESI fondů nebo jeho dynamický vývoj.</w:t>
      </w:r>
    </w:p>
    <w:p w14:paraId="6E3531BE" w14:textId="77777777" w:rsidR="001851B6" w:rsidRDefault="00954BF4">
      <w:pPr>
        <w:pStyle w:val="Nadpis2"/>
      </w:pPr>
      <w:bookmarkStart w:id="50" w:name="bydlení-komunální-služby-a-územní-rozvoj"/>
      <w:r>
        <w:t>Bydlení, komunální služby a územní rozvoj</w:t>
      </w:r>
    </w:p>
    <w:p w14:paraId="09C23119" w14:textId="43B63A4C" w:rsidR="001851B6" w:rsidRDefault="52ECB8E2">
      <w:r>
        <w:t>Při pohledu na úroveň pododdíl</w:t>
      </w:r>
      <w:ins w:id="51" w:author="Daniel Kný" w:date="2022-01-09T14:23:00Z">
        <w:r>
          <w:t>ů</w:t>
        </w:r>
      </w:ins>
      <w:del w:id="52" w:author="Daniel Kný" w:date="2022-01-09T14:23:00Z">
        <w:r w:rsidR="00954BF4" w:rsidDel="52ECB8E2">
          <w:delText>u</w:delText>
        </w:r>
      </w:del>
      <w:r>
        <w:t xml:space="preserve"> (graf 13) se ukazuje, že dostupná data </w:t>
      </w:r>
      <w:del w:id="53" w:author="Daniel Kný" w:date="2022-01-09T14:23:00Z">
        <w:r w:rsidR="00954BF4" w:rsidDel="52ECB8E2">
          <w:delText xml:space="preserve">- tj. vykazování výdajů podle pododdílů - </w:delText>
        </w:r>
      </w:del>
      <w:r>
        <w:t>zde nejsou dostatečně konzistentní na to, aby nám daný rozpad pomohl lépe porozumět vývoji výdajů v této oblasti. Je totiž pravděpodobné, že typově podobné výdaje jsou v různých letech vykazovány v různých pododdílech a nelze tedy usuzovat na skutečné změny.</w:t>
      </w:r>
    </w:p>
    <w:p w14:paraId="7B505926" w14:textId="3A69A985" w:rsidR="001851B6" w:rsidRDefault="00954BF4">
      <w:pPr>
        <w:pStyle w:val="ImageCaption"/>
        <w:rPr>
          <w:ins w:id="54" w:author="Daniel Kný" w:date="2022-01-09T14:25:00Z"/>
        </w:rPr>
        <w:pPrChange w:id="55" w:author="Daniel Kný" w:date="2022-01-09T14:33:00Z">
          <w:pPr/>
        </w:pPrChange>
      </w:pPr>
      <w:commentRangeStart w:id="56"/>
      <w:r>
        <w:rPr>
          <w:noProof/>
        </w:rPr>
        <w:drawing>
          <wp:inline distT="0" distB="0" distL="0" distR="0" wp14:anchorId="7A1196D3" wp14:editId="0FD40DD6">
            <wp:extent cx="5613400" cy="3450860"/>
            <wp:effectExtent l="0" t="0" r="0" b="0"/>
            <wp:docPr id="13" name="Picture" descr="Graf 13 Bydlení, komunální služby a územní rozvoj: výdaje podle ESIF a tříd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ododdil-1.png"/>
                    <pic:cNvPicPr>
                      <a:picLocks noChangeAspect="1" noChangeArrowheads="1"/>
                    </pic:cNvPicPr>
                  </pic:nvPicPr>
                  <pic:blipFill>
                    <a:blip r:embed="rId22"/>
                    <a:stretch>
                      <a:fillRect/>
                    </a:stretch>
                  </pic:blipFill>
                  <pic:spPr bwMode="auto">
                    <a:xfrm>
                      <a:off x="0" y="0"/>
                      <a:ext cx="5613400" cy="3450860"/>
                    </a:xfrm>
                    <a:prstGeom prst="rect">
                      <a:avLst/>
                    </a:prstGeom>
                    <a:noFill/>
                    <a:ln w="9525">
                      <a:noFill/>
                      <a:headEnd/>
                      <a:tailEnd/>
                    </a:ln>
                  </pic:spPr>
                </pic:pic>
              </a:graphicData>
            </a:graphic>
          </wp:inline>
        </w:drawing>
      </w:r>
      <w:commentRangeEnd w:id="56"/>
      <w:r>
        <w:rPr>
          <w:rStyle w:val="Odkaznakoment"/>
        </w:rPr>
        <w:commentReference w:id="56"/>
      </w:r>
      <w:r>
        <w:t xml:space="preserve"> </w:t>
      </w:r>
      <w:ins w:id="57" w:author="Daniel Kný" w:date="2022-01-09T14:26:00Z">
        <w:r>
          <w:t xml:space="preserve">Graf 13 </w:t>
        </w:r>
      </w:ins>
      <w:ins w:id="58" w:author="Daniel Kný" w:date="2022-01-09T14:33:00Z">
        <w:r w:rsidR="52ECB8E2">
          <w:t>Bydlení, komunální služby a územní rozvoj:</w:t>
        </w:r>
      </w:ins>
      <w:ins w:id="59" w:author="Daniel Kný" w:date="2022-01-09T14:36:00Z">
        <w:r w:rsidR="52ECB8E2">
          <w:t xml:space="preserve"> složení výdajů (pododdíly)</w:t>
        </w:r>
      </w:ins>
    </w:p>
    <w:p w14:paraId="118F91DD" w14:textId="2DFDD25D" w:rsidR="001851B6" w:rsidRDefault="001851B6" w:rsidP="52ECB8E2">
      <w:pPr>
        <w:rPr>
          <w:ins w:id="60" w:author="Daniel Kný" w:date="2022-01-09T14:25:00Z"/>
        </w:rPr>
      </w:pPr>
    </w:p>
    <w:p w14:paraId="79E25549" w14:textId="7707496A" w:rsidR="001851B6" w:rsidRDefault="00954BF4">
      <w:r>
        <w:t xml:space="preserve">Podobně </w:t>
      </w:r>
      <w:ins w:id="61" w:author="Daniel Kný" w:date="2022-01-09T14:32:00Z">
        <w:r>
          <w:t xml:space="preserve">je tomu tak i na ještě detailnější </w:t>
        </w:r>
      </w:ins>
      <w:r>
        <w:t>úrov</w:t>
      </w:r>
      <w:ins w:id="62" w:author="Daniel Kný" w:date="2022-01-09T14:32:00Z">
        <w:r>
          <w:t>ni</w:t>
        </w:r>
      </w:ins>
      <w:del w:id="63" w:author="Daniel Kný" w:date="2022-01-09T14:32:00Z">
        <w:r w:rsidDel="52ECB8E2">
          <w:delText>eň</w:delText>
        </w:r>
      </w:del>
      <w:r>
        <w:t xml:space="preserve"> paragraf</w:t>
      </w:r>
      <w:ins w:id="64" w:author="Daniel Kný" w:date="2022-01-09T14:32:00Z">
        <w:r>
          <w:t>ů</w:t>
        </w:r>
      </w:ins>
      <w:del w:id="65" w:author="Daniel Kný" w:date="2022-01-09T14:32:00Z">
        <w:r w:rsidDel="52ECB8E2">
          <w:delText>u</w:delText>
        </w:r>
      </w:del>
      <w:r>
        <w:t xml:space="preserve"> (graf 14 naznačuje, že velká část výdajů byla v minulosti vykazována v nesprávném nebo přinejmenším obsahově překvapivém paragrafu „Mezinárodní spolupráce“</w:t>
      </w:r>
      <w:ins w:id="66" w:author="Daniel Kný" w:date="2022-01-09T14:30:00Z">
        <w:r>
          <w:t>)</w:t>
        </w:r>
      </w:ins>
      <w:r>
        <w:t>.</w:t>
      </w:r>
    </w:p>
    <w:p w14:paraId="7AEEBD1D" w14:textId="77777777" w:rsidR="001851B6" w:rsidRDefault="00954BF4">
      <w:pPr>
        <w:pStyle w:val="CaptionedFigure"/>
      </w:pPr>
      <w:r>
        <w:rPr>
          <w:noProof/>
        </w:rPr>
        <w:drawing>
          <wp:inline distT="0" distB="0" distL="0" distR="0" wp14:anchorId="55237946" wp14:editId="4CF0448D">
            <wp:extent cx="5613400" cy="4313575"/>
            <wp:effectExtent l="0" t="0" r="0" b="0"/>
            <wp:docPr id="14" name="Picture" descr="Graf 14 Bydlení, komunální služby a územní rozvoj: výdaje podle ESIF a paragraf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aragraf-1.png"/>
                    <pic:cNvPicPr>
                      <a:picLocks noChangeAspect="1" noChangeArrowheads="1"/>
                    </pic:cNvPicPr>
                  </pic:nvPicPr>
                  <pic:blipFill>
                    <a:blip r:embed="rId23"/>
                    <a:stretch>
                      <a:fillRect/>
                    </a:stretch>
                  </pic:blipFill>
                  <pic:spPr bwMode="auto">
                    <a:xfrm>
                      <a:off x="0" y="0"/>
                      <a:ext cx="5613400" cy="4313575"/>
                    </a:xfrm>
                    <a:prstGeom prst="rect">
                      <a:avLst/>
                    </a:prstGeom>
                    <a:noFill/>
                    <a:ln w="9525">
                      <a:noFill/>
                      <a:headEnd/>
                      <a:tailEnd/>
                    </a:ln>
                  </pic:spPr>
                </pic:pic>
              </a:graphicData>
            </a:graphic>
          </wp:inline>
        </w:drawing>
      </w:r>
    </w:p>
    <w:p w14:paraId="33D9FB72" w14:textId="77777777" w:rsidR="001851B6" w:rsidRDefault="00954BF4">
      <w:pPr>
        <w:pStyle w:val="ImageCaption"/>
      </w:pPr>
      <w:r>
        <w:rPr>
          <w:b/>
          <w:bCs/>
        </w:rPr>
        <w:t>Graf 14</w:t>
      </w:r>
      <w:r>
        <w:t xml:space="preserve"> Bydlení, komunální služby a územní rozvoj: výdaje podle ESIF a paragrafu</w:t>
      </w:r>
    </w:p>
    <w:p w14:paraId="4C900C45" w14:textId="77777777" w:rsidR="001851B6" w:rsidRDefault="00954BF4">
      <w:pPr>
        <w:pStyle w:val="Nadpis2"/>
      </w:pPr>
      <w:bookmarkStart w:id="67" w:name="životní-prostředí-a-související"/>
      <w:bookmarkEnd w:id="50"/>
      <w:r>
        <w:t>Životní prostředí a související</w:t>
      </w:r>
    </w:p>
    <w:p w14:paraId="4D339453" w14:textId="77777777" w:rsidR="001851B6" w:rsidRDefault="52ECB8E2">
      <w:commentRangeStart w:id="68"/>
      <w:r>
        <w:t>V oblasti životního prostředí rozpad na jemnější úroveň (15)</w:t>
      </w:r>
      <w:commentRangeEnd w:id="68"/>
      <w:r w:rsidR="00954BF4">
        <w:rPr>
          <w:rStyle w:val="Odkaznakoment"/>
        </w:rPr>
        <w:commentReference w:id="68"/>
      </w:r>
    </w:p>
    <w:p w14:paraId="4ECE0526" w14:textId="77777777" w:rsidR="001851B6" w:rsidRDefault="00954BF4">
      <w:r>
        <w:t>TO DO</w:t>
      </w:r>
    </w:p>
    <w:p w14:paraId="50A86A34" w14:textId="77777777" w:rsidR="001851B6" w:rsidRDefault="00954BF4">
      <w:pPr>
        <w:numPr>
          <w:ilvl w:val="0"/>
          <w:numId w:val="29"/>
        </w:numPr>
      </w:pPr>
      <w:r>
        <w:t>kotlíky už částečně z národních</w:t>
      </w:r>
    </w:p>
    <w:p w14:paraId="67FF4034" w14:textId="77777777" w:rsidR="001851B6" w:rsidRDefault="00954BF4">
      <w:pPr>
        <w:pStyle w:val="CaptionedFigure"/>
      </w:pPr>
      <w:r>
        <w:rPr>
          <w:noProof/>
        </w:rPr>
        <w:drawing>
          <wp:inline distT="0" distB="0" distL="0" distR="0" wp14:anchorId="3882B20F" wp14:editId="08F5C551">
            <wp:extent cx="5613400" cy="3450860"/>
            <wp:effectExtent l="0" t="0" r="0" b="0"/>
            <wp:docPr id="15" name="Picture" descr="Graf 15 Životní prostředí: složení výdajů (pododdíl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all-1.png"/>
                    <pic:cNvPicPr>
                      <a:picLocks noChangeAspect="1" noChangeArrowheads="1"/>
                    </pic:cNvPicPr>
                  </pic:nvPicPr>
                  <pic:blipFill>
                    <a:blip r:embed="rId24"/>
                    <a:stretch>
                      <a:fillRect/>
                    </a:stretch>
                  </pic:blipFill>
                  <pic:spPr bwMode="auto">
                    <a:xfrm>
                      <a:off x="0" y="0"/>
                      <a:ext cx="5613400" cy="3450860"/>
                    </a:xfrm>
                    <a:prstGeom prst="rect">
                      <a:avLst/>
                    </a:prstGeom>
                    <a:noFill/>
                    <a:ln w="9525">
                      <a:noFill/>
                      <a:headEnd/>
                      <a:tailEnd/>
                    </a:ln>
                  </pic:spPr>
                </pic:pic>
              </a:graphicData>
            </a:graphic>
          </wp:inline>
        </w:drawing>
      </w:r>
    </w:p>
    <w:p w14:paraId="464EF9A2" w14:textId="77777777" w:rsidR="001851B6" w:rsidRDefault="00954BF4">
      <w:pPr>
        <w:pStyle w:val="ImageCaption"/>
      </w:pPr>
      <w:r>
        <w:rPr>
          <w:b/>
          <w:bCs/>
        </w:rPr>
        <w:t>Graf 15</w:t>
      </w:r>
      <w:r>
        <w:t xml:space="preserve"> Životní prostředí: složení výdajů (pododdíly)</w:t>
      </w:r>
    </w:p>
    <w:p w14:paraId="5ECBA786" w14:textId="77777777" w:rsidR="001851B6" w:rsidRDefault="00954BF4">
      <w:r>
        <w:rPr>
          <w:noProof/>
        </w:rPr>
        <w:drawing>
          <wp:inline distT="0" distB="0" distL="0" distR="0" wp14:anchorId="579F5C10" wp14:editId="179BAF07">
            <wp:extent cx="5613400" cy="34508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0-1.png"/>
                    <pic:cNvPicPr>
                      <a:picLocks noChangeAspect="1" noChangeArrowheads="1"/>
                    </pic:cNvPicPr>
                  </pic:nvPicPr>
                  <pic:blipFill>
                    <a:blip r:embed="rId25"/>
                    <a:stretch>
                      <a:fillRect/>
                    </a:stretch>
                  </pic:blipFill>
                  <pic:spPr bwMode="auto">
                    <a:xfrm>
                      <a:off x="0" y="0"/>
                      <a:ext cx="5613400" cy="3450860"/>
                    </a:xfrm>
                    <a:prstGeom prst="rect">
                      <a:avLst/>
                    </a:prstGeom>
                    <a:noFill/>
                    <a:ln w="9525">
                      <a:noFill/>
                      <a:headEnd/>
                      <a:tailEnd/>
                    </a:ln>
                  </pic:spPr>
                </pic:pic>
              </a:graphicData>
            </a:graphic>
          </wp:inline>
        </w:drawing>
      </w:r>
    </w:p>
    <w:p w14:paraId="45E69A31" w14:textId="77777777" w:rsidR="001851B6" w:rsidRDefault="00954BF4">
      <w:r>
        <w:rPr>
          <w:noProof/>
        </w:rPr>
        <w:drawing>
          <wp:inline distT="0" distB="0" distL="0" distR="0" wp14:anchorId="4A965185" wp14:editId="03C23B14">
            <wp:extent cx="5613400" cy="345086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1-1.png"/>
                    <pic:cNvPicPr>
                      <a:picLocks noChangeAspect="1" noChangeArrowheads="1"/>
                    </pic:cNvPicPr>
                  </pic:nvPicPr>
                  <pic:blipFill>
                    <a:blip r:embed="rId26"/>
                    <a:stretch>
                      <a:fillRect/>
                    </a:stretch>
                  </pic:blipFill>
                  <pic:spPr bwMode="auto">
                    <a:xfrm>
                      <a:off x="0" y="0"/>
                      <a:ext cx="5613400" cy="3450860"/>
                    </a:xfrm>
                    <a:prstGeom prst="rect">
                      <a:avLst/>
                    </a:prstGeom>
                    <a:noFill/>
                    <a:ln w="9525">
                      <a:noFill/>
                      <a:headEnd/>
                      <a:tailEnd/>
                    </a:ln>
                  </pic:spPr>
                </pic:pic>
              </a:graphicData>
            </a:graphic>
          </wp:inline>
        </w:drawing>
      </w:r>
    </w:p>
    <w:p w14:paraId="3AB633D3" w14:textId="77777777" w:rsidR="001851B6" w:rsidRDefault="00954BF4">
      <w:r>
        <w:rPr>
          <w:noProof/>
        </w:rPr>
        <w:drawing>
          <wp:inline distT="0" distB="0" distL="0" distR="0" wp14:anchorId="4D6126FC" wp14:editId="23217EA5">
            <wp:extent cx="5613400" cy="345086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2-1.png"/>
                    <pic:cNvPicPr>
                      <a:picLocks noChangeAspect="1" noChangeArrowheads="1"/>
                    </pic:cNvPicPr>
                  </pic:nvPicPr>
                  <pic:blipFill>
                    <a:blip r:embed="rId27"/>
                    <a:stretch>
                      <a:fillRect/>
                    </a:stretch>
                  </pic:blipFill>
                  <pic:spPr bwMode="auto">
                    <a:xfrm>
                      <a:off x="0" y="0"/>
                      <a:ext cx="5613400" cy="3450860"/>
                    </a:xfrm>
                    <a:prstGeom prst="rect">
                      <a:avLst/>
                    </a:prstGeom>
                    <a:noFill/>
                    <a:ln w="9525">
                      <a:noFill/>
                      <a:headEnd/>
                      <a:tailEnd/>
                    </a:ln>
                  </pic:spPr>
                </pic:pic>
              </a:graphicData>
            </a:graphic>
          </wp:inline>
        </w:drawing>
      </w:r>
    </w:p>
    <w:p w14:paraId="7AEF0050" w14:textId="77777777" w:rsidR="001851B6" w:rsidRDefault="00954BF4">
      <w:pPr>
        <w:pStyle w:val="Nadpis3"/>
      </w:pPr>
      <w:bookmarkStart w:id="69" w:name="vodní-hospodářství"/>
      <w:r>
        <w:t>Vodní hospodářství</w:t>
      </w:r>
    </w:p>
    <w:p w14:paraId="3DEBF506" w14:textId="77777777" w:rsidR="001851B6" w:rsidRDefault="00954BF4">
      <w:r>
        <w:t>TO DO</w:t>
      </w:r>
    </w:p>
    <w:p w14:paraId="2023B9AE" w14:textId="77777777" w:rsidR="001851B6" w:rsidRDefault="00954BF4">
      <w:r>
        <w:rPr>
          <w:noProof/>
        </w:rPr>
        <w:drawing>
          <wp:inline distT="0" distB="0" distL="0" distR="0" wp14:anchorId="57044566" wp14:editId="59E74281">
            <wp:extent cx="5613400" cy="345086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3-1.png"/>
                    <pic:cNvPicPr>
                      <a:picLocks noChangeAspect="1" noChangeArrowheads="1"/>
                    </pic:cNvPicPr>
                  </pic:nvPicPr>
                  <pic:blipFill>
                    <a:blip r:embed="rId28"/>
                    <a:stretch>
                      <a:fillRect/>
                    </a:stretch>
                  </pic:blipFill>
                  <pic:spPr bwMode="auto">
                    <a:xfrm>
                      <a:off x="0" y="0"/>
                      <a:ext cx="5613400" cy="3450860"/>
                    </a:xfrm>
                    <a:prstGeom prst="rect">
                      <a:avLst/>
                    </a:prstGeom>
                    <a:noFill/>
                    <a:ln w="9525">
                      <a:noFill/>
                      <a:headEnd/>
                      <a:tailEnd/>
                    </a:ln>
                  </pic:spPr>
                </pic:pic>
              </a:graphicData>
            </a:graphic>
          </wp:inline>
        </w:drawing>
      </w:r>
    </w:p>
    <w:p w14:paraId="1596FB2A" w14:textId="77777777" w:rsidR="001851B6" w:rsidRDefault="00954BF4">
      <w:pPr>
        <w:pStyle w:val="Nadpis2"/>
      </w:pPr>
      <w:bookmarkStart w:id="70" w:name="doprava"/>
      <w:bookmarkEnd w:id="67"/>
      <w:bookmarkEnd w:id="69"/>
      <w:r>
        <w:t>Doprava</w:t>
      </w:r>
    </w:p>
    <w:p w14:paraId="5C2E4183" w14:textId="77777777" w:rsidR="001851B6" w:rsidRDefault="00954BF4">
      <w:r>
        <w:t>TO DO</w:t>
      </w:r>
    </w:p>
    <w:p w14:paraId="759434D3" w14:textId="77777777" w:rsidR="001851B6" w:rsidRDefault="00954BF4">
      <w:pPr>
        <w:numPr>
          <w:ilvl w:val="0"/>
          <w:numId w:val="30"/>
        </w:numPr>
      </w:pPr>
      <w:r>
        <w:t>hlavní bod: mají v tom binec, nic nejde říct</w:t>
      </w:r>
    </w:p>
    <w:p w14:paraId="51BB749E" w14:textId="77777777" w:rsidR="001851B6" w:rsidRDefault="00954BF4">
      <w:r>
        <w:rPr>
          <w:noProof/>
        </w:rPr>
        <w:drawing>
          <wp:inline distT="0" distB="0" distL="0" distR="0" wp14:anchorId="17EF30A6" wp14:editId="4E2A055A">
            <wp:extent cx="5613400" cy="34508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4-1.png"/>
                    <pic:cNvPicPr>
                      <a:picLocks noChangeAspect="1" noChangeArrowheads="1"/>
                    </pic:cNvPicPr>
                  </pic:nvPicPr>
                  <pic:blipFill>
                    <a:blip r:embed="rId29"/>
                    <a:stretch>
                      <a:fillRect/>
                    </a:stretch>
                  </pic:blipFill>
                  <pic:spPr bwMode="auto">
                    <a:xfrm>
                      <a:off x="0" y="0"/>
                      <a:ext cx="5613400" cy="3450860"/>
                    </a:xfrm>
                    <a:prstGeom prst="rect">
                      <a:avLst/>
                    </a:prstGeom>
                    <a:noFill/>
                    <a:ln w="9525">
                      <a:noFill/>
                      <a:headEnd/>
                      <a:tailEnd/>
                    </a:ln>
                  </pic:spPr>
                </pic:pic>
              </a:graphicData>
            </a:graphic>
          </wp:inline>
        </w:drawing>
      </w:r>
    </w:p>
    <w:p w14:paraId="1F75B5E1" w14:textId="77777777" w:rsidR="001851B6" w:rsidRDefault="00954BF4">
      <w:pPr>
        <w:pStyle w:val="Nadpis2"/>
      </w:pPr>
      <w:bookmarkStart w:id="71" w:name="průmysl-stavebnictví-obchod-a-služby"/>
      <w:bookmarkEnd w:id="70"/>
      <w:r>
        <w:t>Průmysl, stavebnictví, obchod a služby</w:t>
      </w:r>
    </w:p>
    <w:p w14:paraId="01CF4279" w14:textId="55B195E0" w:rsidR="001851B6" w:rsidRDefault="52ECB8E2">
      <w:r>
        <w:t>Tento oddíl byl dalším, kde byl jednak patrný setrvale vysoký pod</w:t>
      </w:r>
      <w:ins w:id="72" w:author="Daniel Kný" w:date="2022-01-09T14:54:00Z">
        <w:r>
          <w:t>í</w:t>
        </w:r>
      </w:ins>
      <w:del w:id="73" w:author="Daniel Kný" w:date="2022-01-09T14:54:00Z">
        <w:r w:rsidR="00954BF4" w:rsidDel="52ECB8E2">
          <w:delText>i</w:delText>
        </w:r>
      </w:del>
      <w:r>
        <w:t>l ESI fondů, jednak se projevil i vliv pandemie.</w:t>
      </w:r>
    </w:p>
    <w:p w14:paraId="0735C53F" w14:textId="77777777" w:rsidR="001851B6" w:rsidRDefault="00954BF4">
      <w:r>
        <w:t>TO DO</w:t>
      </w:r>
    </w:p>
    <w:p w14:paraId="34DCB896" w14:textId="77777777" w:rsidR="001851B6" w:rsidRDefault="00954BF4">
      <w:pPr>
        <w:numPr>
          <w:ilvl w:val="0"/>
          <w:numId w:val="31"/>
        </w:numPr>
      </w:pPr>
      <w:proofErr w:type="spellStart"/>
      <w:r>
        <w:t>covid</w:t>
      </w:r>
      <w:proofErr w:type="spellEnd"/>
    </w:p>
    <w:p w14:paraId="12A233E5" w14:textId="77777777" w:rsidR="001851B6" w:rsidRDefault="52ECB8E2">
      <w:pPr>
        <w:numPr>
          <w:ilvl w:val="0"/>
          <w:numId w:val="31"/>
        </w:numPr>
      </w:pPr>
      <w:commentRangeStart w:id="74"/>
      <w:r>
        <w:t>je v tom taky binec</w:t>
      </w:r>
      <w:commentRangeEnd w:id="74"/>
      <w:r w:rsidR="00954BF4">
        <w:rPr>
          <w:rStyle w:val="Odkaznakoment"/>
        </w:rPr>
        <w:commentReference w:id="74"/>
      </w:r>
    </w:p>
    <w:p w14:paraId="73AD8183" w14:textId="77777777" w:rsidR="001851B6" w:rsidRDefault="00954BF4">
      <w:r>
        <w:rPr>
          <w:noProof/>
        </w:rPr>
        <w:drawing>
          <wp:inline distT="0" distB="0" distL="0" distR="0" wp14:anchorId="3D1C3E9D" wp14:editId="7F9ADC9B">
            <wp:extent cx="5613400" cy="345086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5-1.png"/>
                    <pic:cNvPicPr>
                      <a:picLocks noChangeAspect="1" noChangeArrowheads="1"/>
                    </pic:cNvPicPr>
                  </pic:nvPicPr>
                  <pic:blipFill>
                    <a:blip r:embed="rId30"/>
                    <a:stretch>
                      <a:fillRect/>
                    </a:stretch>
                  </pic:blipFill>
                  <pic:spPr bwMode="auto">
                    <a:xfrm>
                      <a:off x="0" y="0"/>
                      <a:ext cx="5613400" cy="3450860"/>
                    </a:xfrm>
                    <a:prstGeom prst="rect">
                      <a:avLst/>
                    </a:prstGeom>
                    <a:noFill/>
                    <a:ln w="9525">
                      <a:noFill/>
                      <a:headEnd/>
                      <a:tailEnd/>
                    </a:ln>
                  </pic:spPr>
                </pic:pic>
              </a:graphicData>
            </a:graphic>
          </wp:inline>
        </w:drawing>
      </w:r>
    </w:p>
    <w:p w14:paraId="624E7251" w14:textId="77777777" w:rsidR="001851B6" w:rsidRDefault="00954BF4">
      <w:r>
        <w:rPr>
          <w:noProof/>
        </w:rPr>
        <w:drawing>
          <wp:inline distT="0" distB="0" distL="0" distR="0" wp14:anchorId="730E22C3" wp14:editId="005887CF">
            <wp:extent cx="5613400" cy="345086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6-1.png"/>
                    <pic:cNvPicPr>
                      <a:picLocks noChangeAspect="1" noChangeArrowheads="1"/>
                    </pic:cNvPicPr>
                  </pic:nvPicPr>
                  <pic:blipFill>
                    <a:blip r:embed="rId31"/>
                    <a:stretch>
                      <a:fillRect/>
                    </a:stretch>
                  </pic:blipFill>
                  <pic:spPr bwMode="auto">
                    <a:xfrm>
                      <a:off x="0" y="0"/>
                      <a:ext cx="5613400" cy="3450860"/>
                    </a:xfrm>
                    <a:prstGeom prst="rect">
                      <a:avLst/>
                    </a:prstGeom>
                    <a:noFill/>
                    <a:ln w="9525">
                      <a:noFill/>
                      <a:headEnd/>
                      <a:tailEnd/>
                    </a:ln>
                  </pic:spPr>
                </pic:pic>
              </a:graphicData>
            </a:graphic>
          </wp:inline>
        </w:drawing>
      </w:r>
    </w:p>
    <w:p w14:paraId="7684690F" w14:textId="77777777" w:rsidR="001851B6" w:rsidRDefault="00954BF4">
      <w:r>
        <w:rPr>
          <w:noProof/>
        </w:rPr>
        <w:drawing>
          <wp:inline distT="0" distB="0" distL="0" distR="0" wp14:anchorId="5F5EB224" wp14:editId="4EE4F3C8">
            <wp:extent cx="5613400" cy="34508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7-1.png"/>
                    <pic:cNvPicPr>
                      <a:picLocks noChangeAspect="1" noChangeArrowheads="1"/>
                    </pic:cNvPicPr>
                  </pic:nvPicPr>
                  <pic:blipFill>
                    <a:blip r:embed="rId32"/>
                    <a:stretch>
                      <a:fillRect/>
                    </a:stretch>
                  </pic:blipFill>
                  <pic:spPr bwMode="auto">
                    <a:xfrm>
                      <a:off x="0" y="0"/>
                      <a:ext cx="5613400" cy="3450860"/>
                    </a:xfrm>
                    <a:prstGeom prst="rect">
                      <a:avLst/>
                    </a:prstGeom>
                    <a:noFill/>
                    <a:ln w="9525">
                      <a:noFill/>
                      <a:headEnd/>
                      <a:tailEnd/>
                    </a:ln>
                  </pic:spPr>
                </pic:pic>
              </a:graphicData>
            </a:graphic>
          </wp:inline>
        </w:drawing>
      </w:r>
    </w:p>
    <w:p w14:paraId="50BF6A45" w14:textId="77777777" w:rsidR="001851B6" w:rsidRDefault="00954BF4">
      <w:pPr>
        <w:pStyle w:val="Nadpis2"/>
      </w:pPr>
      <w:bookmarkStart w:id="75" w:name="politika-zaměstnanosti"/>
      <w:bookmarkEnd w:id="71"/>
      <w:r>
        <w:t>Politika zaměstnanosti</w:t>
      </w:r>
    </w:p>
    <w:p w14:paraId="5A5CC2CA" w14:textId="77777777" w:rsidR="001851B6" w:rsidRDefault="00954BF4">
      <w:r>
        <w:t>TO DO</w:t>
      </w:r>
    </w:p>
    <w:p w14:paraId="33A9A489" w14:textId="77777777" w:rsidR="001851B6" w:rsidRDefault="00954BF4">
      <w:pPr>
        <w:numPr>
          <w:ilvl w:val="0"/>
          <w:numId w:val="32"/>
        </w:numPr>
      </w:pPr>
      <w:proofErr w:type="spellStart"/>
      <w:r>
        <w:t>covid</w:t>
      </w:r>
      <w:proofErr w:type="spellEnd"/>
    </w:p>
    <w:p w14:paraId="0E19FDDB" w14:textId="77777777" w:rsidR="001851B6" w:rsidRDefault="00954BF4">
      <w:commentRangeStart w:id="76"/>
      <w:r>
        <w:rPr>
          <w:noProof/>
        </w:rPr>
        <w:drawing>
          <wp:inline distT="0" distB="0" distL="0" distR="0" wp14:anchorId="40692CAD" wp14:editId="1DE3CDB4">
            <wp:extent cx="5613400" cy="345086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8-1.png"/>
                    <pic:cNvPicPr>
                      <a:picLocks noChangeAspect="1" noChangeArrowheads="1"/>
                    </pic:cNvPicPr>
                  </pic:nvPicPr>
                  <pic:blipFill>
                    <a:blip r:embed="rId33"/>
                    <a:stretch>
                      <a:fillRect/>
                    </a:stretch>
                  </pic:blipFill>
                  <pic:spPr bwMode="auto">
                    <a:xfrm>
                      <a:off x="0" y="0"/>
                      <a:ext cx="5613400" cy="3450860"/>
                    </a:xfrm>
                    <a:prstGeom prst="rect">
                      <a:avLst/>
                    </a:prstGeom>
                    <a:noFill/>
                    <a:ln w="9525">
                      <a:noFill/>
                      <a:headEnd/>
                      <a:tailEnd/>
                    </a:ln>
                  </pic:spPr>
                </pic:pic>
              </a:graphicData>
            </a:graphic>
          </wp:inline>
        </w:drawing>
      </w:r>
      <w:commentRangeEnd w:id="76"/>
      <w:r>
        <w:rPr>
          <w:rStyle w:val="Odkaznakoment"/>
        </w:rPr>
        <w:commentReference w:id="76"/>
      </w:r>
      <w:r>
        <w:t xml:space="preserve"> </w:t>
      </w:r>
      <w:r>
        <w:rPr>
          <w:noProof/>
        </w:rPr>
        <w:drawing>
          <wp:inline distT="0" distB="0" distL="0" distR="0" wp14:anchorId="47573899" wp14:editId="782326FC">
            <wp:extent cx="5613400" cy="345086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9-1.png"/>
                    <pic:cNvPicPr>
                      <a:picLocks noChangeAspect="1" noChangeArrowheads="1"/>
                    </pic:cNvPicPr>
                  </pic:nvPicPr>
                  <pic:blipFill>
                    <a:blip r:embed="rId34"/>
                    <a:stretch>
                      <a:fillRect/>
                    </a:stretch>
                  </pic:blipFill>
                  <pic:spPr bwMode="auto">
                    <a:xfrm>
                      <a:off x="0" y="0"/>
                      <a:ext cx="5613400" cy="3450860"/>
                    </a:xfrm>
                    <a:prstGeom prst="rect">
                      <a:avLst/>
                    </a:prstGeom>
                    <a:noFill/>
                    <a:ln w="9525">
                      <a:noFill/>
                      <a:headEnd/>
                      <a:tailEnd/>
                    </a:ln>
                  </pic:spPr>
                </pic:pic>
              </a:graphicData>
            </a:graphic>
          </wp:inline>
        </w:drawing>
      </w:r>
    </w:p>
    <w:p w14:paraId="162C651F" w14:textId="77777777" w:rsidR="001851B6" w:rsidRDefault="00954BF4">
      <w:pPr>
        <w:pStyle w:val="Nadpis2"/>
      </w:pPr>
      <w:bookmarkStart w:id="77" w:name="příklad-detailní-analýzy"/>
      <w:bookmarkEnd w:id="75"/>
      <w:r>
        <w:t>Příklad detailní analýzy</w:t>
      </w:r>
    </w:p>
    <w:p w14:paraId="40301055" w14:textId="77777777" w:rsidR="001851B6" w:rsidRDefault="00954BF4">
      <w:r>
        <w:t>TO DO</w:t>
      </w:r>
    </w:p>
    <w:p w14:paraId="0EEF5DF4" w14:textId="77777777" w:rsidR="001851B6" w:rsidRDefault="00954BF4">
      <w:pPr>
        <w:numPr>
          <w:ilvl w:val="0"/>
          <w:numId w:val="33"/>
        </w:numPr>
      </w:pPr>
      <w:r>
        <w:t>v analýze nepoužíváme druhové třídění, ale jde to kombinovat</w:t>
      </w:r>
    </w:p>
    <w:p w14:paraId="0FF421A6" w14:textId="77777777" w:rsidR="001851B6" w:rsidRDefault="00954BF4">
      <w:r>
        <w:rPr>
          <w:noProof/>
        </w:rPr>
        <w:drawing>
          <wp:inline distT="0" distB="0" distL="0" distR="0" wp14:anchorId="779B96D7" wp14:editId="26F6BBB4">
            <wp:extent cx="5613400" cy="345086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detail-1.png"/>
                    <pic:cNvPicPr>
                      <a:picLocks noChangeAspect="1" noChangeArrowheads="1"/>
                    </pic:cNvPicPr>
                  </pic:nvPicPr>
                  <pic:blipFill>
                    <a:blip r:embed="rId35"/>
                    <a:stretch>
                      <a:fillRect/>
                    </a:stretch>
                  </pic:blipFill>
                  <pic:spPr bwMode="auto">
                    <a:xfrm>
                      <a:off x="0" y="0"/>
                      <a:ext cx="5613400" cy="3450860"/>
                    </a:xfrm>
                    <a:prstGeom prst="rect">
                      <a:avLst/>
                    </a:prstGeom>
                    <a:noFill/>
                    <a:ln w="9525">
                      <a:noFill/>
                      <a:headEnd/>
                      <a:tailEnd/>
                    </a:ln>
                  </pic:spPr>
                </pic:pic>
              </a:graphicData>
            </a:graphic>
          </wp:inline>
        </w:drawing>
      </w:r>
    </w:p>
    <w:p w14:paraId="33109620" w14:textId="77777777" w:rsidR="000073DF" w:rsidRDefault="000073DF">
      <w:pPr>
        <w:spacing w:after="200" w:line="276" w:lineRule="auto"/>
        <w:jc w:val="left"/>
        <w:rPr>
          <w:rFonts w:ascii="Calibri" w:eastAsiaTheme="majorEastAsia" w:hAnsi="Calibri" w:cstheme="majorBidi"/>
          <w:bCs/>
          <w:color w:val="1F497D" w:themeColor="text2"/>
          <w:kern w:val="32"/>
          <w:sz w:val="32"/>
          <w:szCs w:val="32"/>
        </w:rPr>
      </w:pPr>
      <w:bookmarkStart w:id="78" w:name="_Toc91230656"/>
      <w:bookmarkStart w:id="79" w:name="přílohy"/>
      <w:bookmarkEnd w:id="49"/>
      <w:bookmarkEnd w:id="77"/>
      <w:r>
        <w:br w:type="page"/>
      </w:r>
    </w:p>
    <w:p w14:paraId="23BBA623" w14:textId="5F149121" w:rsidR="001851B6" w:rsidRDefault="00954BF4">
      <w:pPr>
        <w:pStyle w:val="Nadpis1"/>
      </w:pPr>
      <w:r>
        <w:t>Přílohy</w:t>
      </w:r>
      <w:bookmarkEnd w:id="78"/>
    </w:p>
    <w:p w14:paraId="70E15578" w14:textId="77777777" w:rsidR="001851B6" w:rsidRDefault="00954BF4">
      <w:pPr>
        <w:pStyle w:val="Nadpis2"/>
      </w:pPr>
      <w:bookmarkStart w:id="80" w:name="studie2017"/>
      <w:r>
        <w:t>Příloha 1: Výpočty pro podmnožinu výdajů podle studie z roku 2017</w:t>
      </w:r>
    </w:p>
    <w:p w14:paraId="0F98C4BF" w14:textId="77777777" w:rsidR="001851B6" w:rsidRDefault="00954BF4">
      <w:pPr>
        <w:pStyle w:val="Nadpis3"/>
      </w:pPr>
      <w:bookmarkStart w:id="81" w:name="celkové-výdaje"/>
      <w:r>
        <w:t>Celkové výdaje</w:t>
      </w:r>
    </w:p>
    <w:p w14:paraId="72C09971" w14:textId="77777777" w:rsidR="001851B6" w:rsidRDefault="00954BF4">
      <w:pPr>
        <w:pStyle w:val="Nadpis4"/>
      </w:pPr>
      <w:bookmarkStart w:id="82" w:name="absolutně"/>
      <w:r>
        <w:t>Absolutně</w:t>
      </w:r>
    </w:p>
    <w:p w14:paraId="61CB7DE2" w14:textId="77777777" w:rsidR="001851B6" w:rsidRDefault="00954BF4">
      <w:r>
        <w:rPr>
          <w:noProof/>
        </w:rPr>
        <w:drawing>
          <wp:inline distT="0" distB="0" distL="0" distR="0" wp14:anchorId="628BBD22" wp14:editId="25E3ABE7">
            <wp:extent cx="5613400" cy="345086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hlousek-1.png"/>
                    <pic:cNvPicPr>
                      <a:picLocks noChangeAspect="1" noChangeArrowheads="1"/>
                    </pic:cNvPicPr>
                  </pic:nvPicPr>
                  <pic:blipFill>
                    <a:blip r:embed="rId36"/>
                    <a:stretch>
                      <a:fillRect/>
                    </a:stretch>
                  </pic:blipFill>
                  <pic:spPr bwMode="auto">
                    <a:xfrm>
                      <a:off x="0" y="0"/>
                      <a:ext cx="5613400" cy="3450860"/>
                    </a:xfrm>
                    <a:prstGeom prst="rect">
                      <a:avLst/>
                    </a:prstGeom>
                    <a:noFill/>
                    <a:ln w="9525">
                      <a:noFill/>
                      <a:headEnd/>
                      <a:tailEnd/>
                    </a:ln>
                  </pic:spPr>
                </pic:pic>
              </a:graphicData>
            </a:graphic>
          </wp:inline>
        </w:drawing>
      </w:r>
    </w:p>
    <w:p w14:paraId="56A92E6D" w14:textId="77777777" w:rsidR="001851B6" w:rsidRDefault="00954BF4">
      <w:pPr>
        <w:pStyle w:val="Nadpis4"/>
      </w:pPr>
      <w:bookmarkStart w:id="83" w:name="podíl-esif"/>
      <w:bookmarkEnd w:id="82"/>
      <w:r>
        <w:t>Podíl ESIF</w:t>
      </w:r>
    </w:p>
    <w:p w14:paraId="3366F7F2" w14:textId="77777777" w:rsidR="001851B6" w:rsidRDefault="00954BF4">
      <w:r>
        <w:rPr>
          <w:noProof/>
        </w:rPr>
        <w:drawing>
          <wp:inline distT="0" distB="0" distL="0" distR="0" wp14:anchorId="2A467BA2" wp14:editId="6D01D0F6">
            <wp:extent cx="5613400" cy="345086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odil-hlousek-1.png"/>
                    <pic:cNvPicPr>
                      <a:picLocks noChangeAspect="1" noChangeArrowheads="1"/>
                    </pic:cNvPicPr>
                  </pic:nvPicPr>
                  <pic:blipFill>
                    <a:blip r:embed="rId37"/>
                    <a:stretch>
                      <a:fillRect/>
                    </a:stretch>
                  </pic:blipFill>
                  <pic:spPr bwMode="auto">
                    <a:xfrm>
                      <a:off x="0" y="0"/>
                      <a:ext cx="5613400" cy="3450860"/>
                    </a:xfrm>
                    <a:prstGeom prst="rect">
                      <a:avLst/>
                    </a:prstGeom>
                    <a:noFill/>
                    <a:ln w="9525">
                      <a:noFill/>
                      <a:headEnd/>
                      <a:tailEnd/>
                    </a:ln>
                  </pic:spPr>
                </pic:pic>
              </a:graphicData>
            </a:graphic>
          </wp:inline>
        </w:drawing>
      </w:r>
    </w:p>
    <w:p w14:paraId="1042CB6B" w14:textId="77777777" w:rsidR="001851B6" w:rsidRDefault="00954BF4">
      <w:pPr>
        <w:pStyle w:val="Nadpis3"/>
      </w:pPr>
      <w:bookmarkStart w:id="84" w:name="běžné-a-kapitálové"/>
      <w:bookmarkEnd w:id="81"/>
      <w:bookmarkEnd w:id="83"/>
      <w:r>
        <w:t>Běžné a kapitálové</w:t>
      </w:r>
    </w:p>
    <w:p w14:paraId="6D828CCD" w14:textId="77777777" w:rsidR="001851B6" w:rsidRDefault="00954BF4">
      <w:pPr>
        <w:pStyle w:val="Nadpis4"/>
      </w:pPr>
      <w:bookmarkStart w:id="85" w:name="absolutně-1"/>
      <w:r>
        <w:t>Absolutně</w:t>
      </w:r>
    </w:p>
    <w:p w14:paraId="446098DF" w14:textId="77777777" w:rsidR="001851B6" w:rsidRDefault="00954BF4">
      <w:r>
        <w:rPr>
          <w:noProof/>
        </w:rPr>
        <w:drawing>
          <wp:inline distT="0" distB="0" distL="0" distR="0" wp14:anchorId="79BA68C5" wp14:editId="7F52540F">
            <wp:extent cx="5613400" cy="345086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hlousek-1.png"/>
                    <pic:cNvPicPr>
                      <a:picLocks noChangeAspect="1" noChangeArrowheads="1"/>
                    </pic:cNvPicPr>
                  </pic:nvPicPr>
                  <pic:blipFill>
                    <a:blip r:embed="rId38"/>
                    <a:stretch>
                      <a:fillRect/>
                    </a:stretch>
                  </pic:blipFill>
                  <pic:spPr bwMode="auto">
                    <a:xfrm>
                      <a:off x="0" y="0"/>
                      <a:ext cx="5613400" cy="3450860"/>
                    </a:xfrm>
                    <a:prstGeom prst="rect">
                      <a:avLst/>
                    </a:prstGeom>
                    <a:noFill/>
                    <a:ln w="9525">
                      <a:noFill/>
                      <a:headEnd/>
                      <a:tailEnd/>
                    </a:ln>
                  </pic:spPr>
                </pic:pic>
              </a:graphicData>
            </a:graphic>
          </wp:inline>
        </w:drawing>
      </w:r>
    </w:p>
    <w:p w14:paraId="48D57B5A" w14:textId="77777777" w:rsidR="001851B6" w:rsidRDefault="00954BF4">
      <w:pPr>
        <w:pStyle w:val="Nadpis4"/>
      </w:pPr>
      <w:bookmarkStart w:id="86" w:name="podíl-esif-1"/>
      <w:bookmarkEnd w:id="85"/>
      <w:r>
        <w:t>Podíl ESIF</w:t>
      </w:r>
    </w:p>
    <w:p w14:paraId="40EA0B74" w14:textId="77777777" w:rsidR="001851B6" w:rsidRDefault="00954BF4">
      <w:r>
        <w:rPr>
          <w:noProof/>
        </w:rPr>
        <w:drawing>
          <wp:inline distT="0" distB="0" distL="0" distR="0" wp14:anchorId="146FC574" wp14:editId="1EF6AC50">
            <wp:extent cx="5613400" cy="34508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odil-hlousek-1.png"/>
                    <pic:cNvPicPr>
                      <a:picLocks noChangeAspect="1" noChangeArrowheads="1"/>
                    </pic:cNvPicPr>
                  </pic:nvPicPr>
                  <pic:blipFill>
                    <a:blip r:embed="rId39"/>
                    <a:stretch>
                      <a:fillRect/>
                    </a:stretch>
                  </pic:blipFill>
                  <pic:spPr bwMode="auto">
                    <a:xfrm>
                      <a:off x="0" y="0"/>
                      <a:ext cx="5613400" cy="3450860"/>
                    </a:xfrm>
                    <a:prstGeom prst="rect">
                      <a:avLst/>
                    </a:prstGeom>
                    <a:noFill/>
                    <a:ln w="9525">
                      <a:noFill/>
                      <a:headEnd/>
                      <a:tailEnd/>
                    </a:ln>
                  </pic:spPr>
                </pic:pic>
              </a:graphicData>
            </a:graphic>
          </wp:inline>
        </w:drawing>
      </w:r>
    </w:p>
    <w:p w14:paraId="4EAFAA93" w14:textId="77777777" w:rsidR="000073DF" w:rsidRDefault="000073DF">
      <w:pPr>
        <w:spacing w:after="200" w:line="276" w:lineRule="auto"/>
        <w:jc w:val="left"/>
        <w:rPr>
          <w:rFonts w:ascii="Calibri" w:eastAsiaTheme="majorEastAsia" w:hAnsi="Calibri" w:cstheme="majorBidi"/>
          <w:bCs/>
          <w:iCs/>
          <w:color w:val="064094"/>
          <w:sz w:val="24"/>
          <w:szCs w:val="28"/>
        </w:rPr>
      </w:pPr>
      <w:bookmarkStart w:id="87" w:name="data"/>
      <w:bookmarkEnd w:id="80"/>
      <w:bookmarkEnd w:id="84"/>
      <w:bookmarkEnd w:id="86"/>
      <w:r>
        <w:br w:type="page"/>
      </w:r>
    </w:p>
    <w:p w14:paraId="6DC64039" w14:textId="1E5C1C20" w:rsidR="001851B6" w:rsidRDefault="00954BF4">
      <w:pPr>
        <w:pStyle w:val="Nadpis2"/>
      </w:pPr>
      <w:r>
        <w:t>Příloha 2: Technické aspekty ve stručnosti</w:t>
      </w:r>
    </w:p>
    <w:p w14:paraId="699AB7CD" w14:textId="77777777" w:rsidR="001851B6" w:rsidRDefault="00954BF4">
      <w:r>
        <w:t>TO DO:</w:t>
      </w:r>
    </w:p>
    <w:p w14:paraId="6F8A1F4B" w14:textId="77777777" w:rsidR="001851B6" w:rsidRDefault="00954BF4">
      <w:pPr>
        <w:numPr>
          <w:ilvl w:val="0"/>
          <w:numId w:val="34"/>
        </w:numPr>
      </w:pPr>
      <w:r>
        <w:t>vyčistit</w:t>
      </w:r>
    </w:p>
    <w:p w14:paraId="20DF68B3" w14:textId="77777777" w:rsidR="001851B6" w:rsidRDefault="00954BF4">
      <w:pPr>
        <w:numPr>
          <w:ilvl w:val="0"/>
          <w:numId w:val="34"/>
        </w:numPr>
      </w:pPr>
      <w:r>
        <w:t xml:space="preserve">doplnit odkazy na web, </w:t>
      </w:r>
      <w:proofErr w:type="spellStart"/>
      <w:r>
        <w:t>github</w:t>
      </w:r>
      <w:proofErr w:type="spellEnd"/>
      <w:r>
        <w:t xml:space="preserve"> atd.</w:t>
      </w:r>
    </w:p>
    <w:p w14:paraId="35C05699" w14:textId="77777777" w:rsidR="001851B6" w:rsidRDefault="00954BF4">
      <w:pPr>
        <w:pStyle w:val="Nadpis3"/>
      </w:pPr>
      <w:bookmarkStart w:id="88" w:name="zdroje-dat"/>
      <w:r>
        <w:t>Zdroje dat</w:t>
      </w:r>
    </w:p>
    <w:p w14:paraId="2EC6EE92" w14:textId="660691DC" w:rsidR="001851B6" w:rsidRDefault="52ECB8E2">
      <w:r>
        <w:t>Využíváme data ze Státní poklady, konkrétně otevřené datové sady o plnění rozpočtů tzv. ústředně řízených organizací, které dohromady odpovídají hranicím státního rozpočtu.</w:t>
      </w:r>
    </w:p>
    <w:p w14:paraId="20BB195A" w14:textId="77777777" w:rsidR="001851B6" w:rsidRDefault="00954BF4">
      <w:pPr>
        <w:pStyle w:val="Nadpis3"/>
      </w:pPr>
      <w:bookmarkStart w:id="89" w:name="jak-fungují-rozpočtová-data"/>
      <w:bookmarkEnd w:id="88"/>
      <w:r>
        <w:t>Jak fungují rozpočtová data</w:t>
      </w:r>
    </w:p>
    <w:p w14:paraId="44C86205" w14:textId="77777777" w:rsidR="001851B6" w:rsidRDefault="00954BF4">
      <w:pPr>
        <w:pStyle w:val="Nadpis4"/>
      </w:pPr>
      <w:bookmarkStart w:id="90" w:name="záběr"/>
      <w:r>
        <w:t>Záběr</w:t>
      </w:r>
    </w:p>
    <w:p w14:paraId="566528DD" w14:textId="77777777" w:rsidR="001851B6" w:rsidRDefault="00954BF4">
      <w:r>
        <w:t>Státní pokladna ve veřejně dostupných datech sleduje čtyři typy organizací</w:t>
      </w:r>
    </w:p>
    <w:p w14:paraId="01DD9855" w14:textId="77777777" w:rsidR="001851B6" w:rsidRDefault="00954BF4">
      <w:pPr>
        <w:numPr>
          <w:ilvl w:val="0"/>
          <w:numId w:val="35"/>
        </w:numPr>
      </w:pPr>
      <w:r>
        <w:t>ústředně řízené:</w:t>
      </w:r>
    </w:p>
    <w:p w14:paraId="2D299387" w14:textId="77777777" w:rsidR="001851B6" w:rsidRDefault="00954BF4">
      <w:pPr>
        <w:numPr>
          <w:ilvl w:val="1"/>
          <w:numId w:val="36"/>
        </w:numPr>
      </w:pPr>
      <w:r>
        <w:t>organizační složky státu</w:t>
      </w:r>
    </w:p>
    <w:p w14:paraId="2F0D60B0" w14:textId="77777777" w:rsidR="001851B6" w:rsidRDefault="00954BF4">
      <w:pPr>
        <w:numPr>
          <w:ilvl w:val="1"/>
          <w:numId w:val="36"/>
        </w:numPr>
      </w:pPr>
      <w:r>
        <w:t>příspěvkové organizace</w:t>
      </w:r>
    </w:p>
    <w:p w14:paraId="2F4304B9" w14:textId="77777777" w:rsidR="001851B6" w:rsidRDefault="00954BF4">
      <w:pPr>
        <w:numPr>
          <w:ilvl w:val="1"/>
          <w:numId w:val="36"/>
        </w:numPr>
      </w:pPr>
      <w:r>
        <w:t>státní fondy</w:t>
      </w:r>
    </w:p>
    <w:p w14:paraId="3918FD4E" w14:textId="77777777" w:rsidR="001851B6" w:rsidRDefault="00954BF4">
      <w:pPr>
        <w:numPr>
          <w:ilvl w:val="0"/>
          <w:numId w:val="35"/>
        </w:numPr>
      </w:pPr>
      <w:r>
        <w:t>místně řízené,</w:t>
      </w:r>
    </w:p>
    <w:p w14:paraId="0EBA79D9" w14:textId="77777777" w:rsidR="001851B6" w:rsidRDefault="00954BF4">
      <w:pPr>
        <w:numPr>
          <w:ilvl w:val="1"/>
          <w:numId w:val="37"/>
        </w:numPr>
      </w:pPr>
      <w:r>
        <w:t>tj. obce, kraje a jejich příspěvkové organizace a sdružení, vše společně</w:t>
      </w:r>
    </w:p>
    <w:p w14:paraId="22E12B83" w14:textId="77777777" w:rsidR="001851B6" w:rsidRDefault="00954BF4">
      <w:r>
        <w:t>Kromě příjmů a výdajů pak stát eviduje ještě účelové transfery (dotace) od státu k obcím.</w:t>
      </w:r>
    </w:p>
    <w:p w14:paraId="334F047A" w14:textId="77777777" w:rsidR="001851B6" w:rsidRDefault="00954BF4">
      <w:pPr>
        <w:pStyle w:val="Nadpis4"/>
      </w:pPr>
      <w:bookmarkStart w:id="91" w:name="logika-toku-peněz-a-její-odraz-v-datech"/>
      <w:bookmarkEnd w:id="90"/>
      <w:r>
        <w:t>Logika toku peněz a její odraz v datech</w:t>
      </w:r>
    </w:p>
    <w:p w14:paraId="796B8586" w14:textId="77777777" w:rsidR="001851B6" w:rsidRDefault="00954BF4">
      <w:r>
        <w:t>Peníze do veřejného sektoru tečou třemi cestami:</w:t>
      </w:r>
    </w:p>
    <w:p w14:paraId="2CEE5147" w14:textId="77777777" w:rsidR="001851B6" w:rsidRDefault="00954BF4">
      <w:pPr>
        <w:numPr>
          <w:ilvl w:val="0"/>
          <w:numId w:val="38"/>
        </w:numPr>
      </w:pPr>
      <w:r>
        <w:t>do státního rozpočtu</w:t>
      </w:r>
    </w:p>
    <w:p w14:paraId="4DB0E456" w14:textId="77777777" w:rsidR="001851B6" w:rsidRDefault="00954BF4">
      <w:pPr>
        <w:numPr>
          <w:ilvl w:val="0"/>
          <w:numId w:val="38"/>
        </w:numPr>
      </w:pPr>
      <w:r>
        <w:t>do obecních a krajských rozpočtů</w:t>
      </w:r>
    </w:p>
    <w:p w14:paraId="1634A564" w14:textId="77777777" w:rsidR="001851B6" w:rsidRDefault="00954BF4">
      <w:pPr>
        <w:numPr>
          <w:ilvl w:val="0"/>
          <w:numId w:val="38"/>
        </w:numPr>
      </w:pPr>
      <w:r>
        <w:t>do státních fondů</w:t>
      </w:r>
    </w:p>
    <w:p w14:paraId="7CB9A140" w14:textId="77777777" w:rsidR="001851B6" w:rsidRDefault="00954BF4">
      <w:r>
        <w:t>Následně tečou dál formou transferů, tj. účelových a neúčelových přesunů, dotací atd., např. od státu nebo státním fondům obcím nebo státním příspěvkovým organizacím.</w:t>
      </w:r>
    </w:p>
    <w:p w14:paraId="786C0FBB" w14:textId="77777777" w:rsidR="001851B6" w:rsidRDefault="00954BF4">
      <w:r>
        <w:t xml:space="preserve">Peníze jednou přitečené do státního rozpočtu jsou tam vidět jako příjem a následně jako výdaj. Pokud peníze utrácí stát sám na svoje vlastní aktivity, výdaje vidíme </w:t>
      </w:r>
      <w:proofErr w:type="spellStart"/>
      <w:r>
        <w:t>rozčlěnený</w:t>
      </w:r>
      <w:proofErr w:type="spellEnd"/>
      <w:r>
        <w:t xml:space="preserve"> do detailu podle paragrafů a položek. Pokud stát poslal peníze dál, např. obcím, vidíme ho jako transfer a další detail vidíme až v datech od toho, kdo je na konci utratil, tj. např. obec. Proto např. ve státním rozpočtu nejde dobře sledovat výdaje na platy ve školství, protože ty jsou ve státním rozpočtu evidovány jako transfer obcím a nejsou v detailu sledovány.</w:t>
      </w:r>
    </w:p>
    <w:p w14:paraId="64A45FF5" w14:textId="77777777" w:rsidR="001851B6" w:rsidRDefault="00954BF4">
      <w:r>
        <w:t>U ESI fondů platí, že peníze přitečou vždy do státního rozpočtu (tzv. Národní fond) a následně je stát buď</w:t>
      </w:r>
    </w:p>
    <w:p w14:paraId="110230EB" w14:textId="77777777" w:rsidR="001851B6" w:rsidRDefault="00954BF4">
      <w:pPr>
        <w:numPr>
          <w:ilvl w:val="0"/>
          <w:numId w:val="39"/>
        </w:numPr>
      </w:pPr>
      <w:r>
        <w:t>utratí (sám je příjemce) - pak vidíme na co přesně, tj. např. platy, nákupy + na jaké odvětví (paragraf)</w:t>
      </w:r>
    </w:p>
    <w:p w14:paraId="1C1B64F7" w14:textId="77777777" w:rsidR="001851B6" w:rsidRDefault="00954BF4">
      <w:pPr>
        <w:numPr>
          <w:ilvl w:val="0"/>
          <w:numId w:val="39"/>
        </w:numPr>
      </w:pPr>
      <w:r>
        <w:t xml:space="preserve">pošle dál do veřejného sektoru, např. obci nebo vlastní </w:t>
      </w:r>
      <w:proofErr w:type="spellStart"/>
      <w:proofErr w:type="gramStart"/>
      <w:r>
        <w:t>příspěvkovce</w:t>
      </w:r>
      <w:proofErr w:type="spellEnd"/>
      <w:r>
        <w:t xml:space="preserve"> - pak</w:t>
      </w:r>
      <w:proofErr w:type="gramEnd"/>
      <w:r>
        <w:t xml:space="preserve"> je vidíme ve výdajích SR jako transfer a obec/státní či obecní </w:t>
      </w:r>
      <w:proofErr w:type="spellStart"/>
      <w:r>
        <w:t>příspěvkovka</w:t>
      </w:r>
      <w:proofErr w:type="spellEnd"/>
      <w:r>
        <w:t xml:space="preserve"> jej eviduje v detailu výdajů svého rozpočtu (k tomu ale viz níže)</w:t>
      </w:r>
    </w:p>
    <w:p w14:paraId="61FD170B" w14:textId="77777777" w:rsidR="001851B6" w:rsidRDefault="00954BF4">
      <w:pPr>
        <w:numPr>
          <w:ilvl w:val="0"/>
          <w:numId w:val="39"/>
        </w:numPr>
      </w:pPr>
      <w:r>
        <w:t>pošle do soukromého sektoru jako transfer (dotaci) - pak je vidíme ve výdajích SR jako transfer v daném odvětví (paragrafu).</w:t>
      </w:r>
    </w:p>
    <w:p w14:paraId="4569ED7E" w14:textId="77777777" w:rsidR="001851B6" w:rsidRDefault="00954BF4">
      <w:r>
        <w:t xml:space="preserve">Technické řešení tohoto </w:t>
      </w:r>
      <w:proofErr w:type="gramStart"/>
      <w:r>
        <w:t>problému - kdy</w:t>
      </w:r>
      <w:proofErr w:type="gramEnd"/>
      <w:r>
        <w:t xml:space="preserve"> výdaje jsou evidovány při předání mezi částmi veřejného sektoru i při konečném vydání - řeší konsolidace, pro kterou data státní pokladny také poskytují podklad.</w:t>
      </w:r>
    </w:p>
    <w:p w14:paraId="0BC8D537" w14:textId="77777777" w:rsidR="001851B6" w:rsidRDefault="00954BF4">
      <w:pPr>
        <w:pStyle w:val="Nadpis4"/>
      </w:pPr>
      <w:bookmarkStart w:id="92" w:name="členění-jaký-detail-můžeme-znát"/>
      <w:bookmarkEnd w:id="91"/>
      <w:r>
        <w:t>Členění: jaký detail můžeme znát</w:t>
      </w:r>
    </w:p>
    <w:p w14:paraId="32A85BAC" w14:textId="77777777" w:rsidR="001851B6" w:rsidRDefault="00954BF4">
      <w:r>
        <w:t xml:space="preserve">Data státní pokladny fungují tak, že na každou utracenou korunu nalepí několik nálepek podle různých členění a výsledné datové sady tak poskytují velmi jemný rozpad </w:t>
      </w:r>
      <w:proofErr w:type="spellStart"/>
      <w:r>
        <w:t>výdají</w:t>
      </w:r>
      <w:proofErr w:type="spellEnd"/>
      <w:r>
        <w:t xml:space="preserve"> podle několika členění naráz. Každé členění má několik úrovní detailu, od cca 10 kategorií po několik set.</w:t>
      </w:r>
    </w:p>
    <w:p w14:paraId="7FD1B444" w14:textId="77777777" w:rsidR="001851B6" w:rsidRDefault="00954BF4">
      <w:pPr>
        <w:numPr>
          <w:ilvl w:val="0"/>
          <w:numId w:val="40"/>
        </w:numPr>
      </w:pPr>
      <w:r>
        <w:t>odvětvové členění, tzv. paragrafy, tj. na jakou oblast (viděno sektorově)</w:t>
      </w:r>
    </w:p>
    <w:p w14:paraId="2AFD8C4A" w14:textId="77777777" w:rsidR="001851B6" w:rsidRDefault="00954BF4">
      <w:pPr>
        <w:numPr>
          <w:ilvl w:val="0"/>
          <w:numId w:val="40"/>
        </w:numPr>
      </w:pPr>
      <w:proofErr w:type="spellStart"/>
      <w:r>
        <w:t>zodpovědnostní</w:t>
      </w:r>
      <w:proofErr w:type="spellEnd"/>
      <w:r>
        <w:t xml:space="preserve"> členění: kapitoly, tj. z rozpočtu kterého ministerstva, popř. konkrétní veřejné organizace, výdaje šly</w:t>
      </w:r>
    </w:p>
    <w:p w14:paraId="5BFBC8D3" w14:textId="77777777" w:rsidR="001851B6" w:rsidRDefault="00954BF4">
      <w:pPr>
        <w:numPr>
          <w:ilvl w:val="0"/>
          <w:numId w:val="40"/>
        </w:numPr>
      </w:pPr>
      <w:r>
        <w:t>druhové členění: v nejvyšší hladině členění na běžné a kapitálové výdaje, dále na platy, transfery, nákupy atd.</w:t>
      </w:r>
    </w:p>
    <w:p w14:paraId="65542D9A" w14:textId="77777777" w:rsidR="001851B6" w:rsidRDefault="00954BF4">
      <w:pPr>
        <w:numPr>
          <w:ilvl w:val="0"/>
          <w:numId w:val="40"/>
        </w:numPr>
      </w:pPr>
      <w:r>
        <w:t>zdrojové třídění: kde se peníze vzaly? V základní úrovni ČR x mimo, dále až na konkrétní programy vč. kofinancování</w:t>
      </w:r>
    </w:p>
    <w:p w14:paraId="69665CD0" w14:textId="77777777" w:rsidR="001851B6" w:rsidRDefault="00954BF4">
      <w:r>
        <w:t xml:space="preserve">Této </w:t>
      </w:r>
      <w:proofErr w:type="spellStart"/>
      <w:r>
        <w:t>vícerozpěrnosti</w:t>
      </w:r>
      <w:proofErr w:type="spellEnd"/>
      <w:r>
        <w:t xml:space="preserve"> dat využíváme jednak pro identifikaci peněz z ESIF (zdrojové třídění), jednak pro detailnější analýzy (např. kapitálové výdaje na transfery soukromému sektoru v </w:t>
      </w:r>
      <w:proofErr w:type="spellStart"/>
      <w:r>
        <w:t>oblasi</w:t>
      </w:r>
      <w:proofErr w:type="spellEnd"/>
      <w:r>
        <w:t xml:space="preserve"> energetiky).</w:t>
      </w:r>
    </w:p>
    <w:p w14:paraId="170378AC" w14:textId="77777777" w:rsidR="001851B6" w:rsidRDefault="00954BF4">
      <w:r>
        <w:t>U zdrojového třídění dokážeme odlišit i období, tj. např. v roce 2015 lze odlišit OP D 2007-13 od OP D 2014-20.</w:t>
      </w:r>
    </w:p>
    <w:p w14:paraId="7B39218B" w14:textId="77777777" w:rsidR="001851B6" w:rsidRDefault="00954BF4">
      <w:pPr>
        <w:pStyle w:val="Nadpis4"/>
      </w:pPr>
      <w:bookmarkStart w:id="93" w:name="ve-vztahu-k-esif-datům"/>
      <w:bookmarkEnd w:id="92"/>
      <w:r>
        <w:t>Ve vztahu k ESIF datům</w:t>
      </w:r>
    </w:p>
    <w:p w14:paraId="59C8C123" w14:textId="77777777" w:rsidR="001851B6" w:rsidRDefault="00954BF4">
      <w:r>
        <w:t>Ze státní pokladny lze dovodit operační program, ztrácí se ale vazba na projekty a tím i na kategorie používané v monitoringu ESIF, např. oblasti intervencí.</w:t>
      </w:r>
    </w:p>
    <w:p w14:paraId="05A64E6F" w14:textId="77777777" w:rsidR="001851B6" w:rsidRDefault="00954BF4">
      <w:pPr>
        <w:pStyle w:val="Nadpis3"/>
      </w:pPr>
      <w:bookmarkStart w:id="94" w:name="dostupnost-a-omezení-dat"/>
      <w:bookmarkEnd w:id="89"/>
      <w:bookmarkEnd w:id="93"/>
      <w:r>
        <w:t>Dostupnost a omezení dat</w:t>
      </w:r>
    </w:p>
    <w:tbl>
      <w:tblPr>
        <w:tblW w:w="0" w:type="auto"/>
        <w:tblLook w:val="0020" w:firstRow="1" w:lastRow="0" w:firstColumn="0" w:lastColumn="0" w:noHBand="0" w:noVBand="0"/>
      </w:tblPr>
      <w:tblGrid>
        <w:gridCol w:w="3679"/>
        <w:gridCol w:w="1176"/>
        <w:gridCol w:w="1652"/>
      </w:tblGrid>
      <w:tr w:rsidR="001851B6" w14:paraId="7DE97821" w14:textId="77777777">
        <w:trPr>
          <w:tblHeader/>
        </w:trPr>
        <w:tc>
          <w:tcPr>
            <w:tcW w:w="0" w:type="auto"/>
          </w:tcPr>
          <w:p w14:paraId="581BAF52" w14:textId="77777777" w:rsidR="001851B6" w:rsidRDefault="00954BF4">
            <w:pPr>
              <w:jc w:val="left"/>
            </w:pPr>
            <w:r>
              <w:t>typ</w:t>
            </w:r>
          </w:p>
        </w:tc>
        <w:tc>
          <w:tcPr>
            <w:tcW w:w="0" w:type="auto"/>
          </w:tcPr>
          <w:p w14:paraId="3921C311" w14:textId="77777777" w:rsidR="001851B6" w:rsidRDefault="00954BF4">
            <w:pPr>
              <w:jc w:val="left"/>
            </w:pPr>
            <w:r>
              <w:t>roky</w:t>
            </w:r>
          </w:p>
        </w:tc>
        <w:tc>
          <w:tcPr>
            <w:tcW w:w="0" w:type="auto"/>
          </w:tcPr>
          <w:p w14:paraId="5F453AB1" w14:textId="77777777" w:rsidR="001851B6" w:rsidRDefault="00954BF4">
            <w:pPr>
              <w:jc w:val="left"/>
            </w:pPr>
            <w:r>
              <w:t>identifikace ESIF</w:t>
            </w:r>
          </w:p>
        </w:tc>
      </w:tr>
      <w:tr w:rsidR="001851B6" w14:paraId="7E2726DA" w14:textId="77777777">
        <w:tc>
          <w:tcPr>
            <w:tcW w:w="0" w:type="auto"/>
          </w:tcPr>
          <w:p w14:paraId="00B29668" w14:textId="77777777" w:rsidR="001851B6" w:rsidRDefault="00954BF4">
            <w:pPr>
              <w:jc w:val="left"/>
            </w:pPr>
            <w:r>
              <w:t>státní rozpočet</w:t>
            </w:r>
          </w:p>
        </w:tc>
        <w:tc>
          <w:tcPr>
            <w:tcW w:w="0" w:type="auto"/>
          </w:tcPr>
          <w:p w14:paraId="5E40D68A" w14:textId="77777777" w:rsidR="001851B6" w:rsidRDefault="00954BF4">
            <w:pPr>
              <w:jc w:val="left"/>
            </w:pPr>
            <w:r>
              <w:t>2015-2021</w:t>
            </w:r>
          </w:p>
        </w:tc>
        <w:tc>
          <w:tcPr>
            <w:tcW w:w="0" w:type="auto"/>
          </w:tcPr>
          <w:p w14:paraId="78736644" w14:textId="77777777" w:rsidR="001851B6" w:rsidRDefault="00954BF4">
            <w:pPr>
              <w:jc w:val="left"/>
            </w:pPr>
            <w:r>
              <w:t>Ano</w:t>
            </w:r>
          </w:p>
        </w:tc>
      </w:tr>
      <w:tr w:rsidR="001851B6" w14:paraId="1EDEFEF4" w14:textId="77777777">
        <w:tc>
          <w:tcPr>
            <w:tcW w:w="0" w:type="auto"/>
          </w:tcPr>
          <w:p w14:paraId="3F0A659E" w14:textId="77777777" w:rsidR="001851B6" w:rsidRDefault="00954BF4">
            <w:pPr>
              <w:jc w:val="left"/>
            </w:pPr>
            <w:r>
              <w:t>státní příspěvkové organizace</w:t>
            </w:r>
          </w:p>
        </w:tc>
        <w:tc>
          <w:tcPr>
            <w:tcW w:w="0" w:type="auto"/>
          </w:tcPr>
          <w:p w14:paraId="0CE931F2" w14:textId="77777777" w:rsidR="001851B6" w:rsidRDefault="00954BF4">
            <w:pPr>
              <w:jc w:val="left"/>
            </w:pPr>
            <w:r>
              <w:t>2010-2020</w:t>
            </w:r>
          </w:p>
        </w:tc>
        <w:tc>
          <w:tcPr>
            <w:tcW w:w="0" w:type="auto"/>
          </w:tcPr>
          <w:p w14:paraId="692DD8B1" w14:textId="77777777" w:rsidR="001851B6" w:rsidRDefault="00954BF4">
            <w:pPr>
              <w:jc w:val="left"/>
            </w:pPr>
            <w:r>
              <w:t>?</w:t>
            </w:r>
          </w:p>
        </w:tc>
      </w:tr>
      <w:tr w:rsidR="001851B6" w14:paraId="5D2FE919" w14:textId="77777777">
        <w:tc>
          <w:tcPr>
            <w:tcW w:w="0" w:type="auto"/>
          </w:tcPr>
          <w:p w14:paraId="6BE7ABC2" w14:textId="77777777" w:rsidR="001851B6" w:rsidRDefault="00954BF4">
            <w:pPr>
              <w:jc w:val="left"/>
            </w:pPr>
            <w:r>
              <w:t>státní fondy</w:t>
            </w:r>
          </w:p>
        </w:tc>
        <w:tc>
          <w:tcPr>
            <w:tcW w:w="0" w:type="auto"/>
          </w:tcPr>
          <w:p w14:paraId="31B51881" w14:textId="77777777" w:rsidR="001851B6" w:rsidRDefault="00954BF4">
            <w:pPr>
              <w:jc w:val="left"/>
            </w:pPr>
            <w:r>
              <w:t>2015-2021</w:t>
            </w:r>
          </w:p>
        </w:tc>
        <w:tc>
          <w:tcPr>
            <w:tcW w:w="0" w:type="auto"/>
          </w:tcPr>
          <w:p w14:paraId="0B79DD6A" w14:textId="77777777" w:rsidR="001851B6" w:rsidRDefault="00954BF4">
            <w:pPr>
              <w:jc w:val="left"/>
            </w:pPr>
            <w:r>
              <w:t>Ne</w:t>
            </w:r>
          </w:p>
        </w:tc>
      </w:tr>
      <w:tr w:rsidR="001851B6" w14:paraId="7372513E" w14:textId="77777777">
        <w:tc>
          <w:tcPr>
            <w:tcW w:w="0" w:type="auto"/>
          </w:tcPr>
          <w:p w14:paraId="120E49C3" w14:textId="77777777" w:rsidR="001851B6" w:rsidRDefault="00954BF4">
            <w:pPr>
              <w:jc w:val="left"/>
            </w:pPr>
            <w:r>
              <w:t>samosprávy a jimi zřizované organizace</w:t>
            </w:r>
          </w:p>
        </w:tc>
        <w:tc>
          <w:tcPr>
            <w:tcW w:w="0" w:type="auto"/>
          </w:tcPr>
          <w:p w14:paraId="493083F9" w14:textId="77777777" w:rsidR="001851B6" w:rsidRDefault="00954BF4">
            <w:pPr>
              <w:jc w:val="left"/>
            </w:pPr>
            <w:r>
              <w:t>2010-2021</w:t>
            </w:r>
          </w:p>
        </w:tc>
        <w:tc>
          <w:tcPr>
            <w:tcW w:w="0" w:type="auto"/>
          </w:tcPr>
          <w:p w14:paraId="6543C1E5" w14:textId="77777777" w:rsidR="001851B6" w:rsidRDefault="00954BF4">
            <w:pPr>
              <w:jc w:val="left"/>
            </w:pPr>
            <w:r>
              <w:t>Částečně</w:t>
            </w:r>
          </w:p>
        </w:tc>
      </w:tr>
    </w:tbl>
    <w:p w14:paraId="03A3BCAD" w14:textId="77777777" w:rsidR="001851B6" w:rsidRDefault="00954BF4">
      <w:pPr>
        <w:pStyle w:val="Nadpis4"/>
      </w:pPr>
      <w:bookmarkStart w:id="95" w:name="poznámky-ke-kvalitě-dat"/>
      <w:r>
        <w:t>Poznámky ke kvalitě dat</w:t>
      </w:r>
    </w:p>
    <w:p w14:paraId="3B89E3C8" w14:textId="77777777" w:rsidR="001851B6" w:rsidRDefault="00954BF4">
      <w:pPr>
        <w:numPr>
          <w:ilvl w:val="0"/>
          <w:numId w:val="41"/>
        </w:numPr>
      </w:pPr>
      <w:r>
        <w:t xml:space="preserve">odvětvové třídění investic do pododdílů v oddílu Doprava je po roce 2015 velmi vachrlaté a pododdíly v podstatě nejdou </w:t>
      </w:r>
      <w:proofErr w:type="gramStart"/>
      <w:r>
        <w:t>použít - většina</w:t>
      </w:r>
      <w:proofErr w:type="gramEnd"/>
      <w:r>
        <w:t xml:space="preserve"> výdajů na železnice a silnice je v pododdíle Ostatní záležitosti… a všechny tyto oddíly objemově velmi skáčou mezi lety.</w:t>
      </w:r>
    </w:p>
    <w:p w14:paraId="33F44C92" w14:textId="77777777" w:rsidR="001851B6" w:rsidRDefault="00954BF4">
      <w:pPr>
        <w:pStyle w:val="Nadpis3"/>
      </w:pPr>
      <w:bookmarkStart w:id="96" w:name="srovnatelnost-se-studií-z-roku-2017"/>
      <w:bookmarkEnd w:id="94"/>
      <w:bookmarkEnd w:id="95"/>
      <w:r>
        <w:t>Srovnatelnost se studií z roku 2017</w:t>
      </w:r>
    </w:p>
    <w:p w14:paraId="3E2A3982" w14:textId="77777777" w:rsidR="001851B6" w:rsidRDefault="00954BF4">
      <w:r>
        <w:t>Hlavní rozdíly jsou tři:</w:t>
      </w:r>
    </w:p>
    <w:p w14:paraId="74ECFA1A" w14:textId="77777777" w:rsidR="001851B6" w:rsidRDefault="00954BF4">
      <w:pPr>
        <w:numPr>
          <w:ilvl w:val="0"/>
          <w:numId w:val="42"/>
        </w:numPr>
      </w:pPr>
      <w:r>
        <w:t>studie z roku 2017 zahrnuje státní fondy</w:t>
      </w:r>
    </w:p>
    <w:p w14:paraId="4243BB65" w14:textId="77777777" w:rsidR="001851B6" w:rsidRDefault="00954BF4">
      <w:pPr>
        <w:numPr>
          <w:ilvl w:val="0"/>
          <w:numId w:val="42"/>
        </w:numPr>
      </w:pPr>
      <w:r>
        <w:t>studie z roku 2017 zahrnuje samosprávy</w:t>
      </w:r>
    </w:p>
    <w:p w14:paraId="3B78E696" w14:textId="77777777" w:rsidR="001851B6" w:rsidRDefault="00954BF4">
      <w:pPr>
        <w:numPr>
          <w:ilvl w:val="0"/>
          <w:numId w:val="42"/>
        </w:numPr>
      </w:pPr>
      <w:r>
        <w:t xml:space="preserve">studie z roku 2017 pracuje s vybraným okruhem </w:t>
      </w:r>
      <w:proofErr w:type="gramStart"/>
      <w:r>
        <w:t>výdajů - vyloučeny</w:t>
      </w:r>
      <w:proofErr w:type="gramEnd"/>
      <w:r>
        <w:t xml:space="preserve"> jsou např. ty části druhového nebo odvětvového třídění, kde ESI fondy nehrají roli (např. sociální dávky), popř. které nebyly centrem zájmu studie (zemědělství)</w:t>
      </w:r>
    </w:p>
    <w:p w14:paraId="2832DA9E" w14:textId="77777777" w:rsidR="001851B6" w:rsidRDefault="00954BF4">
      <w:r>
        <w:t>Ad 1: u SF nejsou z veřejných zdrojů data o zdrojích výdajů, pro rok 2017 vznikly velkým množstvím ruční kompilace interně na MF Ad 2: pro obce data o zdroji výdajů zřejmě nejsou přímo dostupná od roku 2015.</w:t>
      </w:r>
    </w:p>
    <w:p w14:paraId="41F995DF" w14:textId="77777777" w:rsidR="001851B6" w:rsidRDefault="00954BF4">
      <w:r>
        <w:t>Následky:</w:t>
      </w:r>
    </w:p>
    <w:p w14:paraId="1EF767E0" w14:textId="77777777" w:rsidR="001851B6" w:rsidRDefault="00954BF4">
      <w:r>
        <w:t>ad 1. Kategorie „ústředně řízení organizace“ zahrnuje jiný okruh výdajů; po roce 2015 u části těchto výdajů neznáme rozdělení na ESIF a vlastní. Nicméně celkové součty výdajů pro „překryvový“ rok (kde máme data z obou zdrojů) cca odpovídají. ad 2. O kategorii „místně řízených organizací“ tj. samospráv máme ohledně podílu ESIF jen nepřímá data a jejich kvalita spolehlivost zatím není jasná. ad 3. V této studii na některých místech ukazujeme dva okruhy výdajů: jednak celý státní rozpočet, jednak výběr podle studie z roku 2017.</w:t>
      </w:r>
    </w:p>
    <w:p w14:paraId="758D310D" w14:textId="77777777" w:rsidR="000073DF" w:rsidRDefault="000073DF">
      <w:pPr>
        <w:spacing w:after="200" w:line="276" w:lineRule="auto"/>
        <w:jc w:val="left"/>
        <w:rPr>
          <w:rFonts w:ascii="Calibri" w:eastAsiaTheme="majorEastAsia" w:hAnsi="Calibri" w:cstheme="majorBidi"/>
          <w:bCs/>
          <w:iCs/>
          <w:color w:val="064094"/>
          <w:sz w:val="24"/>
          <w:szCs w:val="28"/>
        </w:rPr>
      </w:pPr>
      <w:bookmarkStart w:id="97" w:name="citace-literatura-data-nástroje"/>
      <w:bookmarkEnd w:id="87"/>
      <w:bookmarkEnd w:id="96"/>
      <w:r>
        <w:br w:type="page"/>
      </w:r>
    </w:p>
    <w:p w14:paraId="1458CA61" w14:textId="442FB706" w:rsidR="001851B6" w:rsidRDefault="00954BF4">
      <w:pPr>
        <w:pStyle w:val="Nadpis2"/>
      </w:pPr>
      <w:r>
        <w:t>Citace: literatura, data, nástroje</w:t>
      </w:r>
    </w:p>
    <w:p w14:paraId="2D58A216" w14:textId="77777777" w:rsidR="001851B6" w:rsidRDefault="00954BF4">
      <w:bookmarkStart w:id="98" w:name="ref-R-czso"/>
      <w:bookmarkStart w:id="99" w:name="refs"/>
      <w:r>
        <w:t xml:space="preserve">Bouchal, Petr. </w:t>
      </w:r>
      <w:proofErr w:type="gramStart"/>
      <w:r>
        <w:t>2021a</w:t>
      </w:r>
      <w:proofErr w:type="gramEnd"/>
      <w:r>
        <w:t xml:space="preserve">. </w:t>
      </w:r>
      <w:proofErr w:type="spellStart"/>
      <w:r>
        <w:rPr>
          <w:i/>
          <w:iCs/>
        </w:rPr>
        <w:t>czso</w:t>
      </w:r>
      <w:proofErr w:type="spellEnd"/>
      <w:r>
        <w:rPr>
          <w:i/>
          <w:iCs/>
        </w:rPr>
        <w:t xml:space="preserve">: Use Open Data </w:t>
      </w:r>
      <w:proofErr w:type="spellStart"/>
      <w:r>
        <w:rPr>
          <w:i/>
          <w:iCs/>
        </w:rPr>
        <w:t>from</w:t>
      </w:r>
      <w:proofErr w:type="spellEnd"/>
      <w:r>
        <w:rPr>
          <w:i/>
          <w:iCs/>
        </w:rPr>
        <w:t xml:space="preserve"> </w:t>
      </w:r>
      <w:proofErr w:type="spellStart"/>
      <w:r>
        <w:rPr>
          <w:i/>
          <w:iCs/>
        </w:rPr>
        <w:t>the</w:t>
      </w:r>
      <w:proofErr w:type="spellEnd"/>
      <w:r>
        <w:rPr>
          <w:i/>
          <w:iCs/>
        </w:rPr>
        <w:t xml:space="preserve"> Czech </w:t>
      </w:r>
      <w:proofErr w:type="spellStart"/>
      <w:r>
        <w:rPr>
          <w:i/>
          <w:iCs/>
        </w:rPr>
        <w:t>Statistical</w:t>
      </w:r>
      <w:proofErr w:type="spellEnd"/>
      <w:r>
        <w:rPr>
          <w:i/>
          <w:iCs/>
        </w:rPr>
        <w:t xml:space="preserve"> Office in R</w:t>
      </w:r>
      <w:r>
        <w:t xml:space="preserve">. </w:t>
      </w:r>
      <w:hyperlink r:id="rId40">
        <w:r>
          <w:rPr>
            <w:rStyle w:val="Hypertextovodkaz"/>
          </w:rPr>
          <w:t>https://CRAN.R-project.org/package=czso</w:t>
        </w:r>
      </w:hyperlink>
      <w:r>
        <w:t>.</w:t>
      </w:r>
    </w:p>
    <w:p w14:paraId="3C4EFE55" w14:textId="77777777" w:rsidR="001851B6" w:rsidRDefault="00954BF4">
      <w:bookmarkStart w:id="100" w:name="ref-R-statnipokladna"/>
      <w:bookmarkEnd w:id="98"/>
      <w:r>
        <w:t xml:space="preserve">———. </w:t>
      </w:r>
      <w:proofErr w:type="gramStart"/>
      <w:r>
        <w:t>2021b</w:t>
      </w:r>
      <w:proofErr w:type="gramEnd"/>
      <w:r>
        <w:t xml:space="preserve">. </w:t>
      </w:r>
      <w:proofErr w:type="spellStart"/>
      <w:r>
        <w:rPr>
          <w:i/>
          <w:iCs/>
        </w:rPr>
        <w:t>statnipokladna</w:t>
      </w:r>
      <w:proofErr w:type="spellEnd"/>
      <w:r>
        <w:rPr>
          <w:i/>
          <w:iCs/>
        </w:rPr>
        <w:t xml:space="preserve">: Use Data </w:t>
      </w:r>
      <w:proofErr w:type="spellStart"/>
      <w:r>
        <w:rPr>
          <w:i/>
          <w:iCs/>
        </w:rPr>
        <w:t>from</w:t>
      </w:r>
      <w:proofErr w:type="spellEnd"/>
      <w:r>
        <w:rPr>
          <w:i/>
          <w:iCs/>
        </w:rPr>
        <w:t xml:space="preserve"> </w:t>
      </w:r>
      <w:proofErr w:type="spellStart"/>
      <w:r>
        <w:rPr>
          <w:i/>
          <w:iCs/>
        </w:rPr>
        <w:t>the</w:t>
      </w:r>
      <w:proofErr w:type="spellEnd"/>
      <w:r>
        <w:rPr>
          <w:i/>
          <w:iCs/>
        </w:rPr>
        <w:t xml:space="preserve"> Czech Public Finance Database</w:t>
      </w:r>
      <w:r>
        <w:t>.</w:t>
      </w:r>
    </w:p>
    <w:p w14:paraId="3D7FE2A3" w14:textId="77777777" w:rsidR="001851B6" w:rsidRDefault="00954BF4">
      <w:bookmarkStart w:id="101" w:name="ref-R-janitor"/>
      <w:bookmarkEnd w:id="100"/>
      <w:proofErr w:type="spellStart"/>
      <w:r>
        <w:t>Firke</w:t>
      </w:r>
      <w:proofErr w:type="spellEnd"/>
      <w:r>
        <w:t xml:space="preserve">, Sam. 2020. </w:t>
      </w:r>
      <w:proofErr w:type="spellStart"/>
      <w:r>
        <w:rPr>
          <w:i/>
          <w:iCs/>
        </w:rPr>
        <w:t>janitor</w:t>
      </w:r>
      <w:proofErr w:type="spellEnd"/>
      <w:r>
        <w:rPr>
          <w:i/>
          <w:iCs/>
        </w:rPr>
        <w:t xml:space="preserve">: </w:t>
      </w:r>
      <w:proofErr w:type="spellStart"/>
      <w:r>
        <w:rPr>
          <w:i/>
          <w:iCs/>
        </w:rPr>
        <w:t>Simple</w:t>
      </w:r>
      <w:proofErr w:type="spellEnd"/>
      <w:r>
        <w:rPr>
          <w:i/>
          <w:iCs/>
        </w:rPr>
        <w:t xml:space="preserve"> </w:t>
      </w:r>
      <w:proofErr w:type="spellStart"/>
      <w:r>
        <w:rPr>
          <w:i/>
          <w:iCs/>
        </w:rPr>
        <w:t>Tools</w:t>
      </w:r>
      <w:proofErr w:type="spellEnd"/>
      <w:r>
        <w:rPr>
          <w:i/>
          <w:iCs/>
        </w:rPr>
        <w:t xml:space="preserve"> </w:t>
      </w:r>
      <w:proofErr w:type="spellStart"/>
      <w:r>
        <w:rPr>
          <w:i/>
          <w:iCs/>
        </w:rPr>
        <w:t>for</w:t>
      </w:r>
      <w:proofErr w:type="spellEnd"/>
      <w:r>
        <w:rPr>
          <w:i/>
          <w:iCs/>
        </w:rPr>
        <w:t xml:space="preserve"> </w:t>
      </w:r>
      <w:proofErr w:type="spellStart"/>
      <w:r>
        <w:rPr>
          <w:i/>
          <w:iCs/>
        </w:rPr>
        <w:t>Examining</w:t>
      </w:r>
      <w:proofErr w:type="spellEnd"/>
      <w:r>
        <w:rPr>
          <w:i/>
          <w:iCs/>
        </w:rPr>
        <w:t xml:space="preserve"> and </w:t>
      </w:r>
      <w:proofErr w:type="spellStart"/>
      <w:r>
        <w:rPr>
          <w:i/>
          <w:iCs/>
        </w:rPr>
        <w:t>Cleaning</w:t>
      </w:r>
      <w:proofErr w:type="spellEnd"/>
      <w:r>
        <w:rPr>
          <w:i/>
          <w:iCs/>
        </w:rPr>
        <w:t xml:space="preserve"> </w:t>
      </w:r>
      <w:proofErr w:type="spellStart"/>
      <w:r>
        <w:rPr>
          <w:i/>
          <w:iCs/>
        </w:rPr>
        <w:t>Dirty</w:t>
      </w:r>
      <w:proofErr w:type="spellEnd"/>
      <w:r>
        <w:rPr>
          <w:i/>
          <w:iCs/>
        </w:rPr>
        <w:t xml:space="preserve"> Data</w:t>
      </w:r>
      <w:r>
        <w:t xml:space="preserve">. </w:t>
      </w:r>
      <w:hyperlink r:id="rId41">
        <w:r>
          <w:rPr>
            <w:rStyle w:val="Hypertextovodkaz"/>
          </w:rPr>
          <w:t>https://github.com/sfirke/janitor</w:t>
        </w:r>
      </w:hyperlink>
      <w:r>
        <w:t>.</w:t>
      </w:r>
    </w:p>
    <w:p w14:paraId="6E26664C" w14:textId="77777777" w:rsidR="001851B6" w:rsidRDefault="00954BF4">
      <w:bookmarkStart w:id="102" w:name="ref-lubridate2011"/>
      <w:bookmarkEnd w:id="101"/>
      <w:proofErr w:type="spellStart"/>
      <w:r>
        <w:t>Grolemund</w:t>
      </w:r>
      <w:proofErr w:type="spellEnd"/>
      <w:r>
        <w:t xml:space="preserve">, </w:t>
      </w:r>
      <w:proofErr w:type="spellStart"/>
      <w:r>
        <w:t>Garrett</w:t>
      </w:r>
      <w:proofErr w:type="spellEnd"/>
      <w:r>
        <w:t xml:space="preserve">, a </w:t>
      </w:r>
      <w:proofErr w:type="spellStart"/>
      <w:r>
        <w:t>Hadley</w:t>
      </w:r>
      <w:proofErr w:type="spellEnd"/>
      <w:r>
        <w:t xml:space="preserve"> </w:t>
      </w:r>
      <w:proofErr w:type="spellStart"/>
      <w:r>
        <w:t>Wickham</w:t>
      </w:r>
      <w:proofErr w:type="spellEnd"/>
      <w:r>
        <w:t>. 2011. „</w:t>
      </w:r>
      <w:proofErr w:type="spellStart"/>
      <w:r>
        <w:t>Dates</w:t>
      </w:r>
      <w:proofErr w:type="spellEnd"/>
      <w:r>
        <w:t xml:space="preserve"> and </w:t>
      </w:r>
      <w:proofErr w:type="spellStart"/>
      <w:r>
        <w:t>Times</w:t>
      </w:r>
      <w:proofErr w:type="spellEnd"/>
      <w:r>
        <w:t xml:space="preserve"> Made </w:t>
      </w:r>
      <w:proofErr w:type="spellStart"/>
      <w:r>
        <w:t>Easy</w:t>
      </w:r>
      <w:proofErr w:type="spellEnd"/>
      <w:r>
        <w:t xml:space="preserve"> </w:t>
      </w:r>
      <w:proofErr w:type="spellStart"/>
      <w:r>
        <w:t>with</w:t>
      </w:r>
      <w:proofErr w:type="spellEnd"/>
      <w:r>
        <w:t xml:space="preserve"> </w:t>
      </w:r>
      <w:proofErr w:type="spellStart"/>
      <w:r>
        <w:t>lubridate</w:t>
      </w:r>
      <w:proofErr w:type="spellEnd"/>
      <w:r>
        <w:t xml:space="preserve">". </w:t>
      </w:r>
      <w:proofErr w:type="spellStart"/>
      <w:r>
        <w:rPr>
          <w:i/>
          <w:iCs/>
        </w:rPr>
        <w:t>Journal</w:t>
      </w:r>
      <w:proofErr w:type="spellEnd"/>
      <w:r>
        <w:rPr>
          <w:i/>
          <w:iCs/>
        </w:rPr>
        <w:t xml:space="preserve"> of </w:t>
      </w:r>
      <w:proofErr w:type="spellStart"/>
      <w:r>
        <w:rPr>
          <w:i/>
          <w:iCs/>
        </w:rPr>
        <w:t>Statistical</w:t>
      </w:r>
      <w:proofErr w:type="spellEnd"/>
      <w:r>
        <w:rPr>
          <w:i/>
          <w:iCs/>
        </w:rPr>
        <w:t xml:space="preserve"> Software</w:t>
      </w:r>
      <w:r>
        <w:t xml:space="preserve"> 40 (3): 1–25. </w:t>
      </w:r>
      <w:hyperlink r:id="rId42">
        <w:r>
          <w:rPr>
            <w:rStyle w:val="Hypertextovodkaz"/>
          </w:rPr>
          <w:t>https://www.jstatsoft.org/v40/i03/</w:t>
        </w:r>
      </w:hyperlink>
      <w:r>
        <w:t>.</w:t>
      </w:r>
    </w:p>
    <w:p w14:paraId="522F5EB4" w14:textId="77777777" w:rsidR="001851B6" w:rsidRDefault="00954BF4">
      <w:bookmarkStart w:id="103" w:name="ref-R-pointblank"/>
      <w:bookmarkEnd w:id="102"/>
      <w:proofErr w:type="spellStart"/>
      <w:r>
        <w:t>Iannone</w:t>
      </w:r>
      <w:proofErr w:type="spellEnd"/>
      <w:r>
        <w:t xml:space="preserve">, Richard, a </w:t>
      </w:r>
      <w:proofErr w:type="spellStart"/>
      <w:r>
        <w:t>Mauricio</w:t>
      </w:r>
      <w:proofErr w:type="spellEnd"/>
      <w:r>
        <w:t xml:space="preserve"> </w:t>
      </w:r>
      <w:proofErr w:type="spellStart"/>
      <w:r>
        <w:t>Vargas</w:t>
      </w:r>
      <w:proofErr w:type="spellEnd"/>
      <w:r>
        <w:t xml:space="preserve">. 2021. </w:t>
      </w:r>
      <w:proofErr w:type="spellStart"/>
      <w:r>
        <w:rPr>
          <w:i/>
          <w:iCs/>
        </w:rPr>
        <w:t>pointblank</w:t>
      </w:r>
      <w:proofErr w:type="spellEnd"/>
      <w:r>
        <w:rPr>
          <w:i/>
          <w:iCs/>
        </w:rPr>
        <w:t xml:space="preserve">: Data </w:t>
      </w:r>
      <w:proofErr w:type="spellStart"/>
      <w:r>
        <w:rPr>
          <w:i/>
          <w:iCs/>
        </w:rPr>
        <w:t>Validation</w:t>
      </w:r>
      <w:proofErr w:type="spellEnd"/>
      <w:r>
        <w:rPr>
          <w:i/>
          <w:iCs/>
        </w:rPr>
        <w:t xml:space="preserve"> and </w:t>
      </w:r>
      <w:proofErr w:type="spellStart"/>
      <w:r>
        <w:rPr>
          <w:i/>
          <w:iCs/>
        </w:rPr>
        <w:t>Organization</w:t>
      </w:r>
      <w:proofErr w:type="spellEnd"/>
      <w:r>
        <w:rPr>
          <w:i/>
          <w:iCs/>
        </w:rPr>
        <w:t xml:space="preserve"> of </w:t>
      </w:r>
      <w:proofErr w:type="spellStart"/>
      <w:r>
        <w:rPr>
          <w:i/>
          <w:iCs/>
        </w:rPr>
        <w:t>Metadata</w:t>
      </w:r>
      <w:proofErr w:type="spellEnd"/>
      <w:r>
        <w:rPr>
          <w:i/>
          <w:iCs/>
        </w:rPr>
        <w:t xml:space="preserve"> </w:t>
      </w:r>
      <w:proofErr w:type="spellStart"/>
      <w:r>
        <w:rPr>
          <w:i/>
          <w:iCs/>
        </w:rPr>
        <w:t>for</w:t>
      </w:r>
      <w:proofErr w:type="spellEnd"/>
      <w:r>
        <w:rPr>
          <w:i/>
          <w:iCs/>
        </w:rPr>
        <w:t xml:space="preserve"> </w:t>
      </w:r>
      <w:proofErr w:type="spellStart"/>
      <w:r>
        <w:rPr>
          <w:i/>
          <w:iCs/>
        </w:rPr>
        <w:t>Local</w:t>
      </w:r>
      <w:proofErr w:type="spellEnd"/>
      <w:r>
        <w:rPr>
          <w:i/>
          <w:iCs/>
        </w:rPr>
        <w:t xml:space="preserve"> and </w:t>
      </w:r>
      <w:proofErr w:type="spellStart"/>
      <w:r>
        <w:rPr>
          <w:i/>
          <w:iCs/>
        </w:rPr>
        <w:t>Remote</w:t>
      </w:r>
      <w:proofErr w:type="spellEnd"/>
      <w:r>
        <w:rPr>
          <w:i/>
          <w:iCs/>
        </w:rPr>
        <w:t xml:space="preserve"> </w:t>
      </w:r>
      <w:proofErr w:type="spellStart"/>
      <w:r>
        <w:rPr>
          <w:i/>
          <w:iCs/>
        </w:rPr>
        <w:t>Tables</w:t>
      </w:r>
      <w:proofErr w:type="spellEnd"/>
      <w:r>
        <w:t xml:space="preserve">. </w:t>
      </w:r>
      <w:hyperlink r:id="rId43">
        <w:r>
          <w:rPr>
            <w:rStyle w:val="Hypertextovodkaz"/>
          </w:rPr>
          <w:t>https://CRAN.R-project.org/package=pointblank</w:t>
        </w:r>
      </w:hyperlink>
      <w:r>
        <w:t>.</w:t>
      </w:r>
    </w:p>
    <w:p w14:paraId="7E510B35" w14:textId="77777777" w:rsidR="001851B6" w:rsidRDefault="00954BF4">
      <w:bookmarkStart w:id="104" w:name="ref-R-targets"/>
      <w:bookmarkEnd w:id="103"/>
      <w:proofErr w:type="spellStart"/>
      <w:r>
        <w:t>Landau</w:t>
      </w:r>
      <w:proofErr w:type="spellEnd"/>
      <w:r>
        <w:t xml:space="preserve">, William Michael. </w:t>
      </w:r>
      <w:proofErr w:type="gramStart"/>
      <w:r>
        <w:t>2021a</w:t>
      </w:r>
      <w:proofErr w:type="gramEnd"/>
      <w:r>
        <w:t xml:space="preserve">. </w:t>
      </w:r>
      <w:proofErr w:type="spellStart"/>
      <w:r>
        <w:rPr>
          <w:i/>
          <w:iCs/>
        </w:rPr>
        <w:t>targets</w:t>
      </w:r>
      <w:proofErr w:type="spellEnd"/>
      <w:r>
        <w:rPr>
          <w:i/>
          <w:iCs/>
        </w:rPr>
        <w:t xml:space="preserve">: </w:t>
      </w:r>
      <w:proofErr w:type="spellStart"/>
      <w:r>
        <w:rPr>
          <w:i/>
          <w:iCs/>
        </w:rPr>
        <w:t>Dynamic</w:t>
      </w:r>
      <w:proofErr w:type="spellEnd"/>
      <w:r>
        <w:rPr>
          <w:i/>
          <w:iCs/>
        </w:rPr>
        <w:t xml:space="preserve"> </w:t>
      </w:r>
      <w:proofErr w:type="spellStart"/>
      <w:r>
        <w:rPr>
          <w:i/>
          <w:iCs/>
        </w:rPr>
        <w:t>Function-Oriented</w:t>
      </w:r>
      <w:proofErr w:type="spellEnd"/>
      <w:r>
        <w:rPr>
          <w:i/>
          <w:iCs/>
        </w:rPr>
        <w:t xml:space="preserve"> Make-</w:t>
      </w:r>
      <w:proofErr w:type="spellStart"/>
      <w:r>
        <w:rPr>
          <w:i/>
          <w:iCs/>
        </w:rPr>
        <w:t>Like</w:t>
      </w:r>
      <w:proofErr w:type="spellEnd"/>
      <w:r>
        <w:rPr>
          <w:i/>
          <w:iCs/>
        </w:rPr>
        <w:t xml:space="preserve"> </w:t>
      </w:r>
      <w:proofErr w:type="spellStart"/>
      <w:r>
        <w:rPr>
          <w:i/>
          <w:iCs/>
        </w:rPr>
        <w:t>Declarative</w:t>
      </w:r>
      <w:proofErr w:type="spellEnd"/>
      <w:r>
        <w:rPr>
          <w:i/>
          <w:iCs/>
        </w:rPr>
        <w:t xml:space="preserve"> </w:t>
      </w:r>
      <w:proofErr w:type="spellStart"/>
      <w:r>
        <w:rPr>
          <w:i/>
          <w:iCs/>
        </w:rPr>
        <w:t>Workflows</w:t>
      </w:r>
      <w:proofErr w:type="spellEnd"/>
      <w:r>
        <w:t>.</w:t>
      </w:r>
    </w:p>
    <w:p w14:paraId="0627FF12" w14:textId="77777777" w:rsidR="001851B6" w:rsidRDefault="00954BF4">
      <w:bookmarkStart w:id="105" w:name="ref-targets2021"/>
      <w:bookmarkEnd w:id="104"/>
      <w:r>
        <w:t xml:space="preserve">———. </w:t>
      </w:r>
      <w:proofErr w:type="gramStart"/>
      <w:r>
        <w:t>2021b</w:t>
      </w:r>
      <w:proofErr w:type="gramEnd"/>
      <w:r>
        <w:t>. „</w:t>
      </w:r>
      <w:proofErr w:type="spellStart"/>
      <w:r>
        <w:t>The</w:t>
      </w:r>
      <w:proofErr w:type="spellEnd"/>
      <w:r>
        <w:t xml:space="preserve"> </w:t>
      </w:r>
      <w:proofErr w:type="spellStart"/>
      <w:r>
        <w:t>targets</w:t>
      </w:r>
      <w:proofErr w:type="spellEnd"/>
      <w:r>
        <w:t xml:space="preserve"> R </w:t>
      </w:r>
      <w:proofErr w:type="spellStart"/>
      <w:r>
        <w:t>package</w:t>
      </w:r>
      <w:proofErr w:type="spellEnd"/>
      <w:r>
        <w:t xml:space="preserve">: a </w:t>
      </w:r>
      <w:proofErr w:type="spellStart"/>
      <w:r>
        <w:t>dynamic</w:t>
      </w:r>
      <w:proofErr w:type="spellEnd"/>
      <w:r>
        <w:t xml:space="preserve"> Make-</w:t>
      </w:r>
      <w:proofErr w:type="spellStart"/>
      <w:r>
        <w:t>like</w:t>
      </w:r>
      <w:proofErr w:type="spellEnd"/>
      <w:r>
        <w:t xml:space="preserve"> </w:t>
      </w:r>
      <w:proofErr w:type="spellStart"/>
      <w:r>
        <w:t>function-oriented</w:t>
      </w:r>
      <w:proofErr w:type="spellEnd"/>
      <w:r>
        <w:t xml:space="preserve"> </w:t>
      </w:r>
      <w:proofErr w:type="spellStart"/>
      <w:r>
        <w:t>pipeline</w:t>
      </w:r>
      <w:proofErr w:type="spellEnd"/>
      <w:r>
        <w:t xml:space="preserve"> </w:t>
      </w:r>
      <w:proofErr w:type="spellStart"/>
      <w:r>
        <w:t>toolkit</w:t>
      </w:r>
      <w:proofErr w:type="spellEnd"/>
      <w:r>
        <w:t xml:space="preserve"> </w:t>
      </w:r>
      <w:proofErr w:type="spellStart"/>
      <w:r>
        <w:t>for</w:t>
      </w:r>
      <w:proofErr w:type="spellEnd"/>
      <w:r>
        <w:t xml:space="preserve"> </w:t>
      </w:r>
      <w:proofErr w:type="spellStart"/>
      <w:r>
        <w:t>reproducibility</w:t>
      </w:r>
      <w:proofErr w:type="spellEnd"/>
      <w:r>
        <w:t xml:space="preserve"> and </w:t>
      </w:r>
      <w:proofErr w:type="spellStart"/>
      <w:r>
        <w:t>high</w:t>
      </w:r>
      <w:proofErr w:type="spellEnd"/>
      <w:r>
        <w:t xml:space="preserve">-performance </w:t>
      </w:r>
      <w:proofErr w:type="spellStart"/>
      <w:r>
        <w:t>computing</w:t>
      </w:r>
      <w:proofErr w:type="spellEnd"/>
      <w:r>
        <w:t xml:space="preserve">". </w:t>
      </w:r>
      <w:proofErr w:type="spellStart"/>
      <w:r>
        <w:rPr>
          <w:i/>
          <w:iCs/>
        </w:rPr>
        <w:t>Journal</w:t>
      </w:r>
      <w:proofErr w:type="spellEnd"/>
      <w:r>
        <w:rPr>
          <w:i/>
          <w:iCs/>
        </w:rPr>
        <w:t xml:space="preserve"> of Open Source Software</w:t>
      </w:r>
      <w:r>
        <w:t xml:space="preserve"> 6 (57): 2959. </w:t>
      </w:r>
      <w:hyperlink r:id="rId44">
        <w:r>
          <w:rPr>
            <w:rStyle w:val="Hypertextovodkaz"/>
          </w:rPr>
          <w:t>https://doi.org/10.21105/joss.02959</w:t>
        </w:r>
      </w:hyperlink>
      <w:r>
        <w:t>.</w:t>
      </w:r>
    </w:p>
    <w:p w14:paraId="4771111B" w14:textId="77777777" w:rsidR="001851B6" w:rsidRDefault="00954BF4">
      <w:bookmarkStart w:id="106" w:name="X8ee745528ca71583fc1de04ae4dcf660c40ff21"/>
      <w:bookmarkEnd w:id="105"/>
      <w:r>
        <w:t xml:space="preserve">Ministerstvo pro </w:t>
      </w:r>
      <w:proofErr w:type="spellStart"/>
      <w:r>
        <w:t>místni</w:t>
      </w:r>
      <w:proofErr w:type="spellEnd"/>
      <w:r>
        <w:t>́ rozvoj. 2017. „</w:t>
      </w:r>
      <w:proofErr w:type="spellStart"/>
      <w:r>
        <w:t>Veřejne</w:t>
      </w:r>
      <w:proofErr w:type="spellEnd"/>
      <w:r>
        <w:t xml:space="preserve">́ </w:t>
      </w:r>
      <w:proofErr w:type="spellStart"/>
      <w:r>
        <w:t>výdaje</w:t>
      </w:r>
      <w:proofErr w:type="spellEnd"/>
      <w:r>
        <w:t xml:space="preserve"> a fondy EU 2007–2015". Praha: Ministerstvo pro </w:t>
      </w:r>
      <w:proofErr w:type="spellStart"/>
      <w:r>
        <w:t>místni</w:t>
      </w:r>
      <w:proofErr w:type="spellEnd"/>
      <w:r>
        <w:t xml:space="preserve">́ rozvoj. </w:t>
      </w:r>
      <w:hyperlink r:id="rId45">
        <w:r>
          <w:rPr>
            <w:rStyle w:val="Hypertextovodkaz"/>
          </w:rPr>
          <w:t>https://dotaceeu.cz/cs/evropske-fondy-v-cr/narodni-organ-pro-koordinaci/evaluace/knihovna-evaluaci/verejne-vydaje-a-fondy-eu-2007%e2%80%932015</w:t>
        </w:r>
      </w:hyperlink>
      <w:r>
        <w:t>.</w:t>
      </w:r>
    </w:p>
    <w:p w14:paraId="57AA2228" w14:textId="77777777" w:rsidR="001851B6" w:rsidRDefault="00954BF4">
      <w:bookmarkStart w:id="107" w:name="ref-MonitorInformacniPortal"/>
      <w:bookmarkEnd w:id="106"/>
      <w:r>
        <w:t>„</w:t>
      </w:r>
      <w:proofErr w:type="gramStart"/>
      <w:r>
        <w:t xml:space="preserve">Monitor - </w:t>
      </w:r>
      <w:proofErr w:type="spellStart"/>
      <w:r>
        <w:t>informačni</w:t>
      </w:r>
      <w:proofErr w:type="spellEnd"/>
      <w:r>
        <w:t>́</w:t>
      </w:r>
      <w:proofErr w:type="gramEnd"/>
      <w:r>
        <w:t xml:space="preserve"> </w:t>
      </w:r>
      <w:proofErr w:type="spellStart"/>
      <w:r>
        <w:t>portál</w:t>
      </w:r>
      <w:proofErr w:type="spellEnd"/>
      <w:r>
        <w:t xml:space="preserve"> Ministerstva financí". </w:t>
      </w:r>
      <w:proofErr w:type="spellStart"/>
      <w:r>
        <w:t>b.r</w:t>
      </w:r>
      <w:proofErr w:type="spellEnd"/>
      <w:r>
        <w:t xml:space="preserve">. Viděno 19. listopad 2020. </w:t>
      </w:r>
      <w:hyperlink r:id="rId46">
        <w:r>
          <w:rPr>
            <w:rStyle w:val="Hypertextovodkaz"/>
          </w:rPr>
          <w:t>https://monitor.statnipokladna.cz/</w:t>
        </w:r>
      </w:hyperlink>
      <w:r>
        <w:t>.</w:t>
      </w:r>
    </w:p>
    <w:p w14:paraId="34ED4135" w14:textId="77777777" w:rsidR="001851B6" w:rsidRDefault="00954BF4">
      <w:bookmarkStart w:id="108" w:name="ref-R-base"/>
      <w:bookmarkEnd w:id="107"/>
      <w:r>
        <w:t xml:space="preserve">R </w:t>
      </w:r>
      <w:proofErr w:type="spellStart"/>
      <w:r>
        <w:t>Core</w:t>
      </w:r>
      <w:proofErr w:type="spellEnd"/>
      <w:r>
        <w:t xml:space="preserve"> Team. 2021. </w:t>
      </w:r>
      <w:r>
        <w:rPr>
          <w:i/>
          <w:iCs/>
        </w:rPr>
        <w:t xml:space="preserve">R: A </w:t>
      </w:r>
      <w:proofErr w:type="spellStart"/>
      <w:r>
        <w:rPr>
          <w:i/>
          <w:iCs/>
        </w:rPr>
        <w:t>Language</w:t>
      </w:r>
      <w:proofErr w:type="spellEnd"/>
      <w:r>
        <w:rPr>
          <w:i/>
          <w:iCs/>
        </w:rPr>
        <w:t xml:space="preserve"> and </w:t>
      </w:r>
      <w:proofErr w:type="spellStart"/>
      <w:r>
        <w:rPr>
          <w:i/>
          <w:iCs/>
        </w:rPr>
        <w:t>Environment</w:t>
      </w:r>
      <w:proofErr w:type="spellEnd"/>
      <w:r>
        <w:rPr>
          <w:i/>
          <w:iCs/>
        </w:rPr>
        <w:t xml:space="preserve"> </w:t>
      </w:r>
      <w:proofErr w:type="spellStart"/>
      <w:r>
        <w:rPr>
          <w:i/>
          <w:iCs/>
        </w:rPr>
        <w:t>for</w:t>
      </w:r>
      <w:proofErr w:type="spellEnd"/>
      <w:r>
        <w:rPr>
          <w:i/>
          <w:iCs/>
        </w:rPr>
        <w:t xml:space="preserve"> </w:t>
      </w:r>
      <w:proofErr w:type="spellStart"/>
      <w:r>
        <w:rPr>
          <w:i/>
          <w:iCs/>
        </w:rPr>
        <w:t>Statistical</w:t>
      </w:r>
      <w:proofErr w:type="spellEnd"/>
      <w:r>
        <w:rPr>
          <w:i/>
          <w:iCs/>
        </w:rPr>
        <w:t xml:space="preserve"> </w:t>
      </w:r>
      <w:proofErr w:type="spellStart"/>
      <w:r>
        <w:rPr>
          <w:i/>
          <w:iCs/>
        </w:rPr>
        <w:t>Computing</w:t>
      </w:r>
      <w:proofErr w:type="spellEnd"/>
      <w:r>
        <w:t xml:space="preserve">. </w:t>
      </w:r>
      <w:proofErr w:type="spellStart"/>
      <w:r>
        <w:t>Vienna</w:t>
      </w:r>
      <w:proofErr w:type="spellEnd"/>
      <w:r>
        <w:t xml:space="preserve">, </w:t>
      </w:r>
      <w:proofErr w:type="spellStart"/>
      <w:r>
        <w:t>Austria</w:t>
      </w:r>
      <w:proofErr w:type="spellEnd"/>
      <w:r>
        <w:t xml:space="preserve">: R </w:t>
      </w:r>
      <w:proofErr w:type="spellStart"/>
      <w:r>
        <w:t>Foundation</w:t>
      </w:r>
      <w:proofErr w:type="spellEnd"/>
      <w:r>
        <w:t xml:space="preserve"> </w:t>
      </w:r>
      <w:proofErr w:type="spellStart"/>
      <w:r>
        <w:t>for</w:t>
      </w:r>
      <w:proofErr w:type="spellEnd"/>
      <w:r>
        <w:t xml:space="preserve"> </w:t>
      </w:r>
      <w:proofErr w:type="spellStart"/>
      <w:r>
        <w:t>Statistical</w:t>
      </w:r>
      <w:proofErr w:type="spellEnd"/>
      <w:r>
        <w:t xml:space="preserve"> </w:t>
      </w:r>
      <w:proofErr w:type="spellStart"/>
      <w:r>
        <w:t>Computing</w:t>
      </w:r>
      <w:proofErr w:type="spellEnd"/>
      <w:r>
        <w:t xml:space="preserve">. </w:t>
      </w:r>
      <w:hyperlink r:id="rId47">
        <w:r>
          <w:rPr>
            <w:rStyle w:val="Hypertextovodkaz"/>
          </w:rPr>
          <w:t>https://www.R-project.org/</w:t>
        </w:r>
      </w:hyperlink>
      <w:r>
        <w:t>.</w:t>
      </w:r>
    </w:p>
    <w:p w14:paraId="0CEB5E95" w14:textId="77777777" w:rsidR="001851B6" w:rsidRDefault="00954BF4">
      <w:bookmarkStart w:id="109" w:name="ref-R-arrow"/>
      <w:bookmarkEnd w:id="108"/>
      <w:proofErr w:type="spellStart"/>
      <w:r>
        <w:t>Richardson</w:t>
      </w:r>
      <w:proofErr w:type="spellEnd"/>
      <w:r>
        <w:t xml:space="preserve">, </w:t>
      </w:r>
      <w:proofErr w:type="spellStart"/>
      <w:r>
        <w:t>Neal</w:t>
      </w:r>
      <w:proofErr w:type="spellEnd"/>
      <w:r>
        <w:t xml:space="preserve">, Ian </w:t>
      </w:r>
      <w:proofErr w:type="spellStart"/>
      <w:r>
        <w:t>Cook</w:t>
      </w:r>
      <w:proofErr w:type="spellEnd"/>
      <w:r>
        <w:t xml:space="preserve">, Nic </w:t>
      </w:r>
      <w:proofErr w:type="spellStart"/>
      <w:r>
        <w:t>Crane</w:t>
      </w:r>
      <w:proofErr w:type="spellEnd"/>
      <w:r>
        <w:t xml:space="preserve">, Jonathan </w:t>
      </w:r>
      <w:proofErr w:type="spellStart"/>
      <w:r>
        <w:t>Keane</w:t>
      </w:r>
      <w:proofErr w:type="spellEnd"/>
      <w:r>
        <w:t xml:space="preserve">, Romain </w:t>
      </w:r>
      <w:proofErr w:type="spellStart"/>
      <w:r>
        <w:t>François</w:t>
      </w:r>
      <w:proofErr w:type="spellEnd"/>
      <w:r>
        <w:t xml:space="preserve">, </w:t>
      </w:r>
      <w:proofErr w:type="spellStart"/>
      <w:r>
        <w:t>Jeroen</w:t>
      </w:r>
      <w:proofErr w:type="spellEnd"/>
      <w:r>
        <w:t xml:space="preserve"> </w:t>
      </w:r>
      <w:proofErr w:type="spellStart"/>
      <w:r>
        <w:t>Ooms</w:t>
      </w:r>
      <w:proofErr w:type="spellEnd"/>
      <w:r>
        <w:t xml:space="preserve">, a </w:t>
      </w:r>
      <w:proofErr w:type="spellStart"/>
      <w:r>
        <w:t>Apache</w:t>
      </w:r>
      <w:proofErr w:type="spellEnd"/>
      <w:r>
        <w:t xml:space="preserve"> </w:t>
      </w:r>
      <w:proofErr w:type="spellStart"/>
      <w:r>
        <w:t>Arrow</w:t>
      </w:r>
      <w:proofErr w:type="spellEnd"/>
      <w:r>
        <w:t xml:space="preserve">. 2021. </w:t>
      </w:r>
      <w:proofErr w:type="spellStart"/>
      <w:r>
        <w:rPr>
          <w:i/>
          <w:iCs/>
        </w:rPr>
        <w:t>arrow</w:t>
      </w:r>
      <w:proofErr w:type="spellEnd"/>
      <w:r>
        <w:rPr>
          <w:i/>
          <w:iCs/>
        </w:rPr>
        <w:t xml:space="preserve">: </w:t>
      </w:r>
      <w:proofErr w:type="spellStart"/>
      <w:r>
        <w:rPr>
          <w:i/>
          <w:iCs/>
        </w:rPr>
        <w:t>Integration</w:t>
      </w:r>
      <w:proofErr w:type="spellEnd"/>
      <w:r>
        <w:rPr>
          <w:i/>
          <w:iCs/>
        </w:rPr>
        <w:t xml:space="preserve"> to </w:t>
      </w:r>
      <w:proofErr w:type="spellStart"/>
      <w:r>
        <w:rPr>
          <w:i/>
          <w:iCs/>
        </w:rPr>
        <w:t>Apache</w:t>
      </w:r>
      <w:proofErr w:type="spellEnd"/>
      <w:r>
        <w:rPr>
          <w:i/>
          <w:iCs/>
        </w:rPr>
        <w:t xml:space="preserve"> ’</w:t>
      </w:r>
      <w:proofErr w:type="spellStart"/>
      <w:r>
        <w:rPr>
          <w:i/>
          <w:iCs/>
        </w:rPr>
        <w:t>Arrow</w:t>
      </w:r>
      <w:proofErr w:type="spellEnd"/>
      <w:r>
        <w:rPr>
          <w:i/>
          <w:iCs/>
        </w:rPr>
        <w:t>’</w:t>
      </w:r>
      <w:r>
        <w:t>.</w:t>
      </w:r>
    </w:p>
    <w:p w14:paraId="3C9822D1" w14:textId="2FB24B7C" w:rsidR="001851B6" w:rsidRDefault="00954BF4">
      <w:bookmarkStart w:id="110" w:name="ref-R-lubridate"/>
      <w:bookmarkEnd w:id="109"/>
      <w:r>
        <w:t xml:space="preserve">Spinu, </w:t>
      </w:r>
      <w:proofErr w:type="spellStart"/>
      <w:r>
        <w:t>Vitalie</w:t>
      </w:r>
      <w:proofErr w:type="spellEnd"/>
      <w:r>
        <w:t xml:space="preserve">, </w:t>
      </w:r>
      <w:proofErr w:type="spellStart"/>
      <w:r>
        <w:t>Garrett</w:t>
      </w:r>
      <w:proofErr w:type="spellEnd"/>
      <w:r>
        <w:t xml:space="preserve"> </w:t>
      </w:r>
      <w:proofErr w:type="spellStart"/>
      <w:r>
        <w:t>Grolemund</w:t>
      </w:r>
      <w:proofErr w:type="spellEnd"/>
      <w:r>
        <w:t xml:space="preserve">, a </w:t>
      </w:r>
      <w:proofErr w:type="spellStart"/>
      <w:r>
        <w:t>Hadley</w:t>
      </w:r>
      <w:proofErr w:type="spellEnd"/>
      <w:r>
        <w:t xml:space="preserve"> </w:t>
      </w:r>
      <w:proofErr w:type="spellStart"/>
      <w:r>
        <w:t>Wickham</w:t>
      </w:r>
      <w:proofErr w:type="spellEnd"/>
      <w:r>
        <w:t xml:space="preserve">. 2021. </w:t>
      </w:r>
      <w:proofErr w:type="spellStart"/>
      <w:r>
        <w:rPr>
          <w:i/>
          <w:iCs/>
        </w:rPr>
        <w:t>lubridate</w:t>
      </w:r>
      <w:proofErr w:type="spellEnd"/>
      <w:r>
        <w:rPr>
          <w:i/>
          <w:iCs/>
        </w:rPr>
        <w:t xml:space="preserve">: Make </w:t>
      </w:r>
      <w:proofErr w:type="spellStart"/>
      <w:r>
        <w:rPr>
          <w:i/>
          <w:iCs/>
        </w:rPr>
        <w:t>Dealing</w:t>
      </w:r>
      <w:proofErr w:type="spellEnd"/>
      <w:r>
        <w:rPr>
          <w:i/>
          <w:iCs/>
        </w:rPr>
        <w:t xml:space="preserve"> </w:t>
      </w:r>
      <w:proofErr w:type="spellStart"/>
      <w:r>
        <w:rPr>
          <w:i/>
          <w:iCs/>
        </w:rPr>
        <w:t>with</w:t>
      </w:r>
      <w:proofErr w:type="spellEnd"/>
      <w:r>
        <w:rPr>
          <w:i/>
          <w:iCs/>
        </w:rPr>
        <w:t xml:space="preserve"> </w:t>
      </w:r>
      <w:proofErr w:type="spellStart"/>
      <w:r>
        <w:rPr>
          <w:i/>
          <w:iCs/>
        </w:rPr>
        <w:t>Dates</w:t>
      </w:r>
      <w:proofErr w:type="spellEnd"/>
      <w:r>
        <w:rPr>
          <w:i/>
          <w:iCs/>
        </w:rPr>
        <w:t xml:space="preserve"> a</w:t>
      </w:r>
      <w:r w:rsidR="00142834">
        <w:rPr>
          <w:i/>
          <w:iCs/>
        </w:rPr>
        <w:t> </w:t>
      </w:r>
      <w:proofErr w:type="spellStart"/>
      <w:r>
        <w:rPr>
          <w:i/>
          <w:iCs/>
        </w:rPr>
        <w:t>Little</w:t>
      </w:r>
      <w:proofErr w:type="spellEnd"/>
      <w:r>
        <w:rPr>
          <w:i/>
          <w:iCs/>
        </w:rPr>
        <w:t xml:space="preserve"> </w:t>
      </w:r>
      <w:proofErr w:type="spellStart"/>
      <w:r>
        <w:rPr>
          <w:i/>
          <w:iCs/>
        </w:rPr>
        <w:t>Easier</w:t>
      </w:r>
      <w:proofErr w:type="spellEnd"/>
      <w:r>
        <w:t>.</w:t>
      </w:r>
    </w:p>
    <w:p w14:paraId="337C779B" w14:textId="77777777" w:rsidR="001851B6" w:rsidRDefault="00954BF4">
      <w:bookmarkStart w:id="111" w:name="ref-ggplot22016"/>
      <w:bookmarkEnd w:id="110"/>
      <w:proofErr w:type="spellStart"/>
      <w:r>
        <w:t>Wickham</w:t>
      </w:r>
      <w:proofErr w:type="spellEnd"/>
      <w:r>
        <w:t xml:space="preserve">, </w:t>
      </w:r>
      <w:proofErr w:type="spellStart"/>
      <w:r>
        <w:t>Hadley</w:t>
      </w:r>
      <w:proofErr w:type="spellEnd"/>
      <w:r>
        <w:t xml:space="preserve">. 2016. </w:t>
      </w:r>
      <w:r>
        <w:rPr>
          <w:i/>
          <w:iCs/>
        </w:rPr>
        <w:t xml:space="preserve">ggplot2: </w:t>
      </w:r>
      <w:proofErr w:type="spellStart"/>
      <w:r>
        <w:rPr>
          <w:i/>
          <w:iCs/>
        </w:rPr>
        <w:t>Elegant</w:t>
      </w:r>
      <w:proofErr w:type="spellEnd"/>
      <w:r>
        <w:rPr>
          <w:i/>
          <w:iCs/>
        </w:rPr>
        <w:t xml:space="preserve"> </w:t>
      </w:r>
      <w:proofErr w:type="spellStart"/>
      <w:r>
        <w:rPr>
          <w:i/>
          <w:iCs/>
        </w:rPr>
        <w:t>Graphics</w:t>
      </w:r>
      <w:proofErr w:type="spellEnd"/>
      <w:r>
        <w:rPr>
          <w:i/>
          <w:iCs/>
        </w:rPr>
        <w:t xml:space="preserve"> </w:t>
      </w:r>
      <w:proofErr w:type="spellStart"/>
      <w:r>
        <w:rPr>
          <w:i/>
          <w:iCs/>
        </w:rPr>
        <w:t>for</w:t>
      </w:r>
      <w:proofErr w:type="spellEnd"/>
      <w:r>
        <w:rPr>
          <w:i/>
          <w:iCs/>
        </w:rPr>
        <w:t xml:space="preserve"> Data </w:t>
      </w:r>
      <w:proofErr w:type="spellStart"/>
      <w:r>
        <w:rPr>
          <w:i/>
          <w:iCs/>
        </w:rPr>
        <w:t>Analysis</w:t>
      </w:r>
      <w:proofErr w:type="spellEnd"/>
      <w:r>
        <w:t xml:space="preserve">. </w:t>
      </w:r>
      <w:proofErr w:type="spellStart"/>
      <w:r>
        <w:t>Springer-Verlag</w:t>
      </w:r>
      <w:proofErr w:type="spellEnd"/>
      <w:r>
        <w:t xml:space="preserve"> New York. </w:t>
      </w:r>
      <w:hyperlink r:id="rId48">
        <w:r>
          <w:rPr>
            <w:rStyle w:val="Hypertextovodkaz"/>
          </w:rPr>
          <w:t>https://ggplot2.tidyverse.org</w:t>
        </w:r>
      </w:hyperlink>
      <w:r>
        <w:t>.</w:t>
      </w:r>
    </w:p>
    <w:p w14:paraId="49053A51" w14:textId="77777777" w:rsidR="001851B6" w:rsidRDefault="00954BF4">
      <w:bookmarkStart w:id="112" w:name="ref-R-stringr"/>
      <w:bookmarkEnd w:id="111"/>
      <w:r>
        <w:t xml:space="preserve">———. 2019. </w:t>
      </w:r>
      <w:proofErr w:type="spellStart"/>
      <w:r>
        <w:rPr>
          <w:i/>
          <w:iCs/>
        </w:rPr>
        <w:t>stringr</w:t>
      </w:r>
      <w:proofErr w:type="spellEnd"/>
      <w:r>
        <w:rPr>
          <w:i/>
          <w:iCs/>
        </w:rPr>
        <w:t xml:space="preserve">: </w:t>
      </w:r>
      <w:proofErr w:type="spellStart"/>
      <w:r>
        <w:rPr>
          <w:i/>
          <w:iCs/>
        </w:rPr>
        <w:t>Simple</w:t>
      </w:r>
      <w:proofErr w:type="spellEnd"/>
      <w:r>
        <w:rPr>
          <w:i/>
          <w:iCs/>
        </w:rPr>
        <w:t xml:space="preserve">, </w:t>
      </w:r>
      <w:proofErr w:type="spellStart"/>
      <w:r>
        <w:rPr>
          <w:i/>
          <w:iCs/>
        </w:rPr>
        <w:t>Consistent</w:t>
      </w:r>
      <w:proofErr w:type="spellEnd"/>
      <w:r>
        <w:rPr>
          <w:i/>
          <w:iCs/>
        </w:rPr>
        <w:t xml:space="preserve"> </w:t>
      </w:r>
      <w:proofErr w:type="spellStart"/>
      <w:r>
        <w:rPr>
          <w:i/>
          <w:iCs/>
        </w:rPr>
        <w:t>Wrappers</w:t>
      </w:r>
      <w:proofErr w:type="spellEnd"/>
      <w:r>
        <w:rPr>
          <w:i/>
          <w:iCs/>
        </w:rPr>
        <w:t xml:space="preserve"> </w:t>
      </w:r>
      <w:proofErr w:type="spellStart"/>
      <w:r>
        <w:rPr>
          <w:i/>
          <w:iCs/>
        </w:rPr>
        <w:t>for</w:t>
      </w:r>
      <w:proofErr w:type="spellEnd"/>
      <w:r>
        <w:rPr>
          <w:i/>
          <w:iCs/>
        </w:rPr>
        <w:t xml:space="preserve"> </w:t>
      </w:r>
      <w:proofErr w:type="spellStart"/>
      <w:r>
        <w:rPr>
          <w:i/>
          <w:iCs/>
        </w:rPr>
        <w:t>Common</w:t>
      </w:r>
      <w:proofErr w:type="spellEnd"/>
      <w:r>
        <w:rPr>
          <w:i/>
          <w:iCs/>
        </w:rPr>
        <w:t xml:space="preserve"> </w:t>
      </w:r>
      <w:proofErr w:type="spellStart"/>
      <w:r>
        <w:rPr>
          <w:i/>
          <w:iCs/>
        </w:rPr>
        <w:t>String</w:t>
      </w:r>
      <w:proofErr w:type="spellEnd"/>
      <w:r>
        <w:rPr>
          <w:i/>
          <w:iCs/>
        </w:rPr>
        <w:t xml:space="preserve"> </w:t>
      </w:r>
      <w:proofErr w:type="spellStart"/>
      <w:r>
        <w:rPr>
          <w:i/>
          <w:iCs/>
        </w:rPr>
        <w:t>Operations</w:t>
      </w:r>
      <w:proofErr w:type="spellEnd"/>
      <w:r>
        <w:t xml:space="preserve">. </w:t>
      </w:r>
      <w:hyperlink r:id="rId49">
        <w:r>
          <w:rPr>
            <w:rStyle w:val="Hypertextovodkaz"/>
          </w:rPr>
          <w:t>https://CRAN.R-project.org/package=stringr</w:t>
        </w:r>
      </w:hyperlink>
      <w:r>
        <w:t>.</w:t>
      </w:r>
    </w:p>
    <w:p w14:paraId="689B1A6D" w14:textId="77777777" w:rsidR="001851B6" w:rsidRDefault="00954BF4">
      <w:bookmarkStart w:id="113" w:name="ref-R-forcats"/>
      <w:bookmarkEnd w:id="112"/>
      <w:r>
        <w:t xml:space="preserve">———. 2020. </w:t>
      </w:r>
      <w:proofErr w:type="spellStart"/>
      <w:r>
        <w:rPr>
          <w:i/>
          <w:iCs/>
        </w:rPr>
        <w:t>forcats</w:t>
      </w:r>
      <w:proofErr w:type="spellEnd"/>
      <w:r>
        <w:rPr>
          <w:i/>
          <w:iCs/>
        </w:rPr>
        <w:t xml:space="preserve">: </w:t>
      </w:r>
      <w:proofErr w:type="spellStart"/>
      <w:r>
        <w:rPr>
          <w:i/>
          <w:iCs/>
        </w:rPr>
        <w:t>Tools</w:t>
      </w:r>
      <w:proofErr w:type="spellEnd"/>
      <w:r>
        <w:rPr>
          <w:i/>
          <w:iCs/>
        </w:rPr>
        <w:t xml:space="preserve"> </w:t>
      </w:r>
      <w:proofErr w:type="spellStart"/>
      <w:r>
        <w:rPr>
          <w:i/>
          <w:iCs/>
        </w:rPr>
        <w:t>for</w:t>
      </w:r>
      <w:proofErr w:type="spellEnd"/>
      <w:r>
        <w:rPr>
          <w:i/>
          <w:iCs/>
        </w:rPr>
        <w:t xml:space="preserve"> </w:t>
      </w:r>
      <w:proofErr w:type="spellStart"/>
      <w:r>
        <w:rPr>
          <w:i/>
          <w:iCs/>
        </w:rPr>
        <w:t>Working</w:t>
      </w:r>
      <w:proofErr w:type="spellEnd"/>
      <w:r>
        <w:rPr>
          <w:i/>
          <w:iCs/>
        </w:rPr>
        <w:t xml:space="preserve"> </w:t>
      </w:r>
      <w:proofErr w:type="spellStart"/>
      <w:r>
        <w:rPr>
          <w:i/>
          <w:iCs/>
        </w:rPr>
        <w:t>with</w:t>
      </w:r>
      <w:proofErr w:type="spellEnd"/>
      <w:r>
        <w:rPr>
          <w:i/>
          <w:iCs/>
        </w:rPr>
        <w:t xml:space="preserve"> </w:t>
      </w:r>
      <w:proofErr w:type="spellStart"/>
      <w:r>
        <w:rPr>
          <w:i/>
          <w:iCs/>
        </w:rPr>
        <w:t>Categorical</w:t>
      </w:r>
      <w:proofErr w:type="spellEnd"/>
      <w:r>
        <w:rPr>
          <w:i/>
          <w:iCs/>
        </w:rPr>
        <w:t xml:space="preserve"> </w:t>
      </w:r>
      <w:proofErr w:type="spellStart"/>
      <w:r>
        <w:rPr>
          <w:i/>
          <w:iCs/>
        </w:rPr>
        <w:t>Variables</w:t>
      </w:r>
      <w:proofErr w:type="spellEnd"/>
      <w:r>
        <w:rPr>
          <w:i/>
          <w:iCs/>
        </w:rPr>
        <w:t xml:space="preserve"> (</w:t>
      </w:r>
      <w:proofErr w:type="spellStart"/>
      <w:r>
        <w:rPr>
          <w:i/>
          <w:iCs/>
        </w:rPr>
        <w:t>Factors</w:t>
      </w:r>
      <w:proofErr w:type="spellEnd"/>
      <w:r>
        <w:rPr>
          <w:i/>
          <w:iCs/>
        </w:rPr>
        <w:t>)</w:t>
      </w:r>
      <w:r>
        <w:t xml:space="preserve">. </w:t>
      </w:r>
      <w:hyperlink r:id="rId50">
        <w:r>
          <w:rPr>
            <w:rStyle w:val="Hypertextovodkaz"/>
          </w:rPr>
          <w:t>https://CRAN.R-project.org/package=forcats</w:t>
        </w:r>
      </w:hyperlink>
      <w:r>
        <w:t>.</w:t>
      </w:r>
    </w:p>
    <w:p w14:paraId="2151C21C" w14:textId="77777777" w:rsidR="001851B6" w:rsidRDefault="00954BF4">
      <w:bookmarkStart w:id="114" w:name="ref-R-tidyr"/>
      <w:bookmarkEnd w:id="113"/>
      <w:r>
        <w:t xml:space="preserve">———. 2021. </w:t>
      </w:r>
      <w:proofErr w:type="spellStart"/>
      <w:r>
        <w:rPr>
          <w:i/>
          <w:iCs/>
        </w:rPr>
        <w:t>tidyr</w:t>
      </w:r>
      <w:proofErr w:type="spellEnd"/>
      <w:r>
        <w:rPr>
          <w:i/>
          <w:iCs/>
        </w:rPr>
        <w:t xml:space="preserve">: </w:t>
      </w:r>
      <w:proofErr w:type="spellStart"/>
      <w:r>
        <w:rPr>
          <w:i/>
          <w:iCs/>
        </w:rPr>
        <w:t>Tidy</w:t>
      </w:r>
      <w:proofErr w:type="spellEnd"/>
      <w:r>
        <w:rPr>
          <w:i/>
          <w:iCs/>
        </w:rPr>
        <w:t xml:space="preserve"> </w:t>
      </w:r>
      <w:proofErr w:type="spellStart"/>
      <w:r>
        <w:rPr>
          <w:i/>
          <w:iCs/>
        </w:rPr>
        <w:t>Messy</w:t>
      </w:r>
      <w:proofErr w:type="spellEnd"/>
      <w:r>
        <w:rPr>
          <w:i/>
          <w:iCs/>
        </w:rPr>
        <w:t xml:space="preserve"> Data</w:t>
      </w:r>
      <w:r>
        <w:t xml:space="preserve">. </w:t>
      </w:r>
      <w:hyperlink r:id="rId51">
        <w:r>
          <w:rPr>
            <w:rStyle w:val="Hypertextovodkaz"/>
          </w:rPr>
          <w:t>https://CRAN.R-project.org/package=tidyr</w:t>
        </w:r>
      </w:hyperlink>
      <w:r>
        <w:t>.</w:t>
      </w:r>
    </w:p>
    <w:p w14:paraId="58905EF9" w14:textId="77777777" w:rsidR="001851B6" w:rsidRDefault="00954BF4">
      <w:bookmarkStart w:id="115" w:name="ref-R-readxl"/>
      <w:bookmarkEnd w:id="114"/>
      <w:proofErr w:type="spellStart"/>
      <w:r>
        <w:t>Wickham</w:t>
      </w:r>
      <w:proofErr w:type="spellEnd"/>
      <w:r>
        <w:t xml:space="preserve">, </w:t>
      </w:r>
      <w:proofErr w:type="spellStart"/>
      <w:r>
        <w:t>Hadley</w:t>
      </w:r>
      <w:proofErr w:type="spellEnd"/>
      <w:r>
        <w:t xml:space="preserve">, a Jennifer Bryan. 2019. </w:t>
      </w:r>
      <w:proofErr w:type="spellStart"/>
      <w:r>
        <w:rPr>
          <w:i/>
          <w:iCs/>
        </w:rPr>
        <w:t>readxl</w:t>
      </w:r>
      <w:proofErr w:type="spellEnd"/>
      <w:r>
        <w:rPr>
          <w:i/>
          <w:iCs/>
        </w:rPr>
        <w:t xml:space="preserve">: </w:t>
      </w:r>
      <w:proofErr w:type="spellStart"/>
      <w:r>
        <w:rPr>
          <w:i/>
          <w:iCs/>
        </w:rPr>
        <w:t>Read</w:t>
      </w:r>
      <w:proofErr w:type="spellEnd"/>
      <w:r>
        <w:rPr>
          <w:i/>
          <w:iCs/>
        </w:rPr>
        <w:t xml:space="preserve"> Excel </w:t>
      </w:r>
      <w:proofErr w:type="spellStart"/>
      <w:r>
        <w:rPr>
          <w:i/>
          <w:iCs/>
        </w:rPr>
        <w:t>Files</w:t>
      </w:r>
      <w:proofErr w:type="spellEnd"/>
      <w:r>
        <w:t xml:space="preserve">. </w:t>
      </w:r>
      <w:hyperlink r:id="rId52">
        <w:r>
          <w:rPr>
            <w:rStyle w:val="Hypertextovodkaz"/>
          </w:rPr>
          <w:t>https://CRAN.R-project.org/package=readxl</w:t>
        </w:r>
      </w:hyperlink>
      <w:r>
        <w:t>.</w:t>
      </w:r>
    </w:p>
    <w:p w14:paraId="35985624" w14:textId="77777777" w:rsidR="001851B6" w:rsidRDefault="00954BF4">
      <w:bookmarkStart w:id="116" w:name="ref-R-dplyr"/>
      <w:bookmarkEnd w:id="115"/>
      <w:proofErr w:type="spellStart"/>
      <w:r>
        <w:t>Wickham</w:t>
      </w:r>
      <w:proofErr w:type="spellEnd"/>
      <w:r>
        <w:t xml:space="preserve">, </w:t>
      </w:r>
      <w:proofErr w:type="spellStart"/>
      <w:r>
        <w:t>Hadley</w:t>
      </w:r>
      <w:proofErr w:type="spellEnd"/>
      <w:r>
        <w:t xml:space="preserve">, Romain </w:t>
      </w:r>
      <w:proofErr w:type="spellStart"/>
      <w:r>
        <w:t>François</w:t>
      </w:r>
      <w:proofErr w:type="spellEnd"/>
      <w:r>
        <w:t xml:space="preserve">, </w:t>
      </w:r>
      <w:proofErr w:type="spellStart"/>
      <w:r>
        <w:t>Lionel</w:t>
      </w:r>
      <w:proofErr w:type="spellEnd"/>
      <w:r>
        <w:t xml:space="preserve"> Henry, a </w:t>
      </w:r>
      <w:proofErr w:type="spellStart"/>
      <w:r>
        <w:t>Kirill</w:t>
      </w:r>
      <w:proofErr w:type="spellEnd"/>
      <w:r>
        <w:t xml:space="preserve"> Müller. 2021. </w:t>
      </w:r>
      <w:proofErr w:type="spellStart"/>
      <w:r>
        <w:rPr>
          <w:i/>
          <w:iCs/>
        </w:rPr>
        <w:t>dplyr</w:t>
      </w:r>
      <w:proofErr w:type="spellEnd"/>
      <w:r>
        <w:rPr>
          <w:i/>
          <w:iCs/>
        </w:rPr>
        <w:t xml:space="preserve">: A </w:t>
      </w:r>
      <w:proofErr w:type="spellStart"/>
      <w:r>
        <w:rPr>
          <w:i/>
          <w:iCs/>
        </w:rPr>
        <w:t>Grammar</w:t>
      </w:r>
      <w:proofErr w:type="spellEnd"/>
      <w:r>
        <w:rPr>
          <w:i/>
          <w:iCs/>
        </w:rPr>
        <w:t xml:space="preserve"> of Data </w:t>
      </w:r>
      <w:proofErr w:type="spellStart"/>
      <w:r>
        <w:rPr>
          <w:i/>
          <w:iCs/>
        </w:rPr>
        <w:t>Manipulation</w:t>
      </w:r>
      <w:proofErr w:type="spellEnd"/>
      <w:r>
        <w:t xml:space="preserve">. </w:t>
      </w:r>
      <w:hyperlink r:id="rId53">
        <w:r>
          <w:rPr>
            <w:rStyle w:val="Hypertextovodkaz"/>
          </w:rPr>
          <w:t>https://CRAN.R-project.org/package=dplyr</w:t>
        </w:r>
      </w:hyperlink>
      <w:r>
        <w:t>.</w:t>
      </w:r>
    </w:p>
    <w:p w14:paraId="302D7B32" w14:textId="77777777" w:rsidR="001851B6" w:rsidRDefault="00954BF4">
      <w:bookmarkStart w:id="117" w:name="ref-R-readr"/>
      <w:bookmarkEnd w:id="116"/>
      <w:proofErr w:type="spellStart"/>
      <w:r>
        <w:t>Wickham</w:t>
      </w:r>
      <w:proofErr w:type="spellEnd"/>
      <w:r>
        <w:t xml:space="preserve">, </w:t>
      </w:r>
      <w:proofErr w:type="spellStart"/>
      <w:r>
        <w:t>Hadley</w:t>
      </w:r>
      <w:proofErr w:type="spellEnd"/>
      <w:r>
        <w:t xml:space="preserve">, a Jim </w:t>
      </w:r>
      <w:proofErr w:type="spellStart"/>
      <w:r>
        <w:t>Hester</w:t>
      </w:r>
      <w:proofErr w:type="spellEnd"/>
      <w:r>
        <w:t xml:space="preserve">. 2021. </w:t>
      </w:r>
      <w:proofErr w:type="spellStart"/>
      <w:r>
        <w:rPr>
          <w:i/>
          <w:iCs/>
        </w:rPr>
        <w:t>readr</w:t>
      </w:r>
      <w:proofErr w:type="spellEnd"/>
      <w:r>
        <w:rPr>
          <w:i/>
          <w:iCs/>
        </w:rPr>
        <w:t xml:space="preserve">: </w:t>
      </w:r>
      <w:proofErr w:type="spellStart"/>
      <w:r>
        <w:rPr>
          <w:i/>
          <w:iCs/>
        </w:rPr>
        <w:t>Read</w:t>
      </w:r>
      <w:proofErr w:type="spellEnd"/>
      <w:r>
        <w:rPr>
          <w:i/>
          <w:iCs/>
        </w:rPr>
        <w:t xml:space="preserve"> </w:t>
      </w:r>
      <w:proofErr w:type="spellStart"/>
      <w:r>
        <w:rPr>
          <w:i/>
          <w:iCs/>
        </w:rPr>
        <w:t>Rectangular</w:t>
      </w:r>
      <w:proofErr w:type="spellEnd"/>
      <w:r>
        <w:rPr>
          <w:i/>
          <w:iCs/>
        </w:rPr>
        <w:t xml:space="preserve"> Text Data</w:t>
      </w:r>
      <w:r>
        <w:t xml:space="preserve">. </w:t>
      </w:r>
      <w:hyperlink r:id="rId54">
        <w:r>
          <w:rPr>
            <w:rStyle w:val="Hypertextovodkaz"/>
          </w:rPr>
          <w:t>https://CRAN.R-project.org/package=readr</w:t>
        </w:r>
      </w:hyperlink>
      <w:r>
        <w:t>.</w:t>
      </w:r>
    </w:p>
    <w:p w14:paraId="5BDBF804" w14:textId="085A85EF" w:rsidR="000073DF" w:rsidRDefault="00954BF4">
      <w:bookmarkStart w:id="118" w:name="ref-R-ggplot2"/>
      <w:bookmarkEnd w:id="117"/>
      <w:proofErr w:type="spellStart"/>
      <w:r>
        <w:t>Wickham</w:t>
      </w:r>
      <w:proofErr w:type="spellEnd"/>
      <w:r>
        <w:t xml:space="preserve">, </w:t>
      </w:r>
      <w:proofErr w:type="spellStart"/>
      <w:r>
        <w:t>Hadley</w:t>
      </w:r>
      <w:proofErr w:type="spellEnd"/>
      <w:r>
        <w:t xml:space="preserve">, Winston </w:t>
      </w:r>
      <w:proofErr w:type="spellStart"/>
      <w:r>
        <w:t>Chang</w:t>
      </w:r>
      <w:proofErr w:type="spellEnd"/>
      <w:r>
        <w:t xml:space="preserve">, </w:t>
      </w:r>
      <w:proofErr w:type="spellStart"/>
      <w:r>
        <w:t>Lionel</w:t>
      </w:r>
      <w:proofErr w:type="spellEnd"/>
      <w:r>
        <w:t xml:space="preserve"> Henry, Thomas Lin </w:t>
      </w:r>
      <w:proofErr w:type="spellStart"/>
      <w:r>
        <w:t>Pedersen</w:t>
      </w:r>
      <w:proofErr w:type="spellEnd"/>
      <w:r>
        <w:t xml:space="preserve">, </w:t>
      </w:r>
      <w:proofErr w:type="spellStart"/>
      <w:r>
        <w:t>Kohske</w:t>
      </w:r>
      <w:proofErr w:type="spellEnd"/>
      <w:r>
        <w:t xml:space="preserve"> </w:t>
      </w:r>
      <w:proofErr w:type="spellStart"/>
      <w:r>
        <w:t>Takahashi</w:t>
      </w:r>
      <w:proofErr w:type="spellEnd"/>
      <w:r>
        <w:t xml:space="preserve">, </w:t>
      </w:r>
      <w:proofErr w:type="spellStart"/>
      <w:r>
        <w:t>Claus</w:t>
      </w:r>
      <w:proofErr w:type="spellEnd"/>
      <w:r>
        <w:t xml:space="preserve"> </w:t>
      </w:r>
      <w:proofErr w:type="spellStart"/>
      <w:r>
        <w:t>Wilke</w:t>
      </w:r>
      <w:proofErr w:type="spellEnd"/>
      <w:r>
        <w:t xml:space="preserve">, </w:t>
      </w:r>
      <w:proofErr w:type="spellStart"/>
      <w:r>
        <w:t>Kara</w:t>
      </w:r>
      <w:proofErr w:type="spellEnd"/>
      <w:r>
        <w:t xml:space="preserve"> </w:t>
      </w:r>
      <w:proofErr w:type="spellStart"/>
      <w:r>
        <w:t>Woo</w:t>
      </w:r>
      <w:proofErr w:type="spellEnd"/>
      <w:r>
        <w:t xml:space="preserve">, </w:t>
      </w:r>
      <w:proofErr w:type="spellStart"/>
      <w:r>
        <w:t>Hiroaki</w:t>
      </w:r>
      <w:proofErr w:type="spellEnd"/>
      <w:r>
        <w:t xml:space="preserve"> </w:t>
      </w:r>
      <w:proofErr w:type="spellStart"/>
      <w:r>
        <w:t>Yutani</w:t>
      </w:r>
      <w:proofErr w:type="spellEnd"/>
      <w:r>
        <w:t xml:space="preserve">, a </w:t>
      </w:r>
      <w:proofErr w:type="spellStart"/>
      <w:r>
        <w:t>Dewey</w:t>
      </w:r>
      <w:proofErr w:type="spellEnd"/>
      <w:r>
        <w:t xml:space="preserve"> </w:t>
      </w:r>
      <w:proofErr w:type="spellStart"/>
      <w:r>
        <w:t>Dunnington</w:t>
      </w:r>
      <w:proofErr w:type="spellEnd"/>
      <w:r>
        <w:t xml:space="preserve">. 2020. </w:t>
      </w:r>
      <w:r>
        <w:rPr>
          <w:i/>
          <w:iCs/>
        </w:rPr>
        <w:t xml:space="preserve">ggplot2: </w:t>
      </w:r>
      <w:proofErr w:type="spellStart"/>
      <w:r>
        <w:rPr>
          <w:i/>
          <w:iCs/>
        </w:rPr>
        <w:t>Create</w:t>
      </w:r>
      <w:proofErr w:type="spellEnd"/>
      <w:r>
        <w:rPr>
          <w:i/>
          <w:iCs/>
        </w:rPr>
        <w:t xml:space="preserve"> </w:t>
      </w:r>
      <w:proofErr w:type="spellStart"/>
      <w:r>
        <w:rPr>
          <w:i/>
          <w:iCs/>
        </w:rPr>
        <w:t>Elegant</w:t>
      </w:r>
      <w:proofErr w:type="spellEnd"/>
      <w:r>
        <w:rPr>
          <w:i/>
          <w:iCs/>
        </w:rPr>
        <w:t xml:space="preserve"> Data </w:t>
      </w:r>
      <w:proofErr w:type="spellStart"/>
      <w:r>
        <w:rPr>
          <w:i/>
          <w:iCs/>
        </w:rPr>
        <w:t>Visualisations</w:t>
      </w:r>
      <w:proofErr w:type="spellEnd"/>
      <w:r>
        <w:rPr>
          <w:i/>
          <w:iCs/>
        </w:rPr>
        <w:t xml:space="preserve"> </w:t>
      </w:r>
      <w:proofErr w:type="spellStart"/>
      <w:r>
        <w:rPr>
          <w:i/>
          <w:iCs/>
        </w:rPr>
        <w:t>Using</w:t>
      </w:r>
      <w:proofErr w:type="spellEnd"/>
      <w:r>
        <w:rPr>
          <w:i/>
          <w:iCs/>
        </w:rPr>
        <w:t xml:space="preserve"> </w:t>
      </w:r>
      <w:proofErr w:type="spellStart"/>
      <w:r>
        <w:rPr>
          <w:i/>
          <w:iCs/>
        </w:rPr>
        <w:t>the</w:t>
      </w:r>
      <w:proofErr w:type="spellEnd"/>
      <w:r>
        <w:rPr>
          <w:i/>
          <w:iCs/>
        </w:rPr>
        <w:t xml:space="preserve"> </w:t>
      </w:r>
      <w:proofErr w:type="spellStart"/>
      <w:r>
        <w:rPr>
          <w:i/>
          <w:iCs/>
        </w:rPr>
        <w:t>Grammar</w:t>
      </w:r>
      <w:proofErr w:type="spellEnd"/>
      <w:r>
        <w:rPr>
          <w:i/>
          <w:iCs/>
        </w:rPr>
        <w:t xml:space="preserve"> of </w:t>
      </w:r>
      <w:proofErr w:type="spellStart"/>
      <w:r>
        <w:rPr>
          <w:i/>
          <w:iCs/>
        </w:rPr>
        <w:t>Graphics</w:t>
      </w:r>
      <w:proofErr w:type="spellEnd"/>
      <w:r>
        <w:t xml:space="preserve">. </w:t>
      </w:r>
      <w:hyperlink r:id="rId55">
        <w:r>
          <w:rPr>
            <w:rStyle w:val="Hypertextovodkaz"/>
          </w:rPr>
          <w:t>https://CRAN.R-project.org/package=ggplot2</w:t>
        </w:r>
      </w:hyperlink>
      <w:r>
        <w:t>.</w:t>
      </w:r>
      <w:bookmarkEnd w:id="79"/>
      <w:bookmarkEnd w:id="97"/>
      <w:bookmarkEnd w:id="99"/>
      <w:bookmarkEnd w:id="118"/>
    </w:p>
    <w:p w14:paraId="72988E75" w14:textId="77777777" w:rsidR="000073DF" w:rsidRPr="00FD6177" w:rsidRDefault="000073DF" w:rsidP="000073DF">
      <w:pPr>
        <w:pStyle w:val="Nadpis2"/>
      </w:pPr>
      <w:commentRangeStart w:id="119"/>
      <w:r w:rsidRPr="00FD6177">
        <w:t>Poděkování</w:t>
      </w:r>
      <w:commentRangeEnd w:id="119"/>
      <w:r>
        <w:rPr>
          <w:rStyle w:val="Odkaznakoment"/>
          <w:rFonts w:ascii="Calibri Light" w:eastAsia="Calibri" w:hAnsi="Calibri Light" w:cs="Times New Roman"/>
          <w:bCs w:val="0"/>
          <w:iCs w:val="0"/>
          <w:color w:val="0D0D0D" w:themeColor="text1" w:themeTint="F2"/>
        </w:rPr>
        <w:commentReference w:id="119"/>
      </w:r>
    </w:p>
    <w:p w14:paraId="619E1BEF" w14:textId="77777777" w:rsidR="000073DF" w:rsidRPr="00FD6177" w:rsidRDefault="000073DF" w:rsidP="000073DF">
      <w:pPr>
        <w:spacing w:after="200" w:line="276" w:lineRule="auto"/>
        <w:rPr>
          <w:color w:val="595959" w:themeColor="text1" w:themeTint="A6"/>
        </w:rPr>
      </w:pPr>
      <w:r w:rsidRPr="00FD6177">
        <w:rPr>
          <w:rStyle w:val="normaltextrun"/>
          <w:color w:val="595959" w:themeColor="text1" w:themeTint="A6"/>
        </w:rPr>
        <w:t>Autoři této studie by rádi poděkovali</w:t>
      </w:r>
      <w:r>
        <w:rPr>
          <w:rStyle w:val="normaltextrun"/>
          <w:color w:val="595959" w:themeColor="text1" w:themeTint="A6"/>
        </w:rPr>
        <w:t xml:space="preserve"> Janě Drlíkové a Tomáši Novotnému</w:t>
      </w:r>
      <w:r w:rsidRPr="00FD6177">
        <w:rPr>
          <w:rStyle w:val="normaltextrun"/>
          <w:color w:val="595959" w:themeColor="text1" w:themeTint="A6"/>
        </w:rPr>
        <w:t xml:space="preserve"> (</w:t>
      </w:r>
      <w:r>
        <w:rPr>
          <w:rStyle w:val="normaltextrun"/>
          <w:color w:val="595959" w:themeColor="text1" w:themeTint="A6"/>
        </w:rPr>
        <w:t>oba</w:t>
      </w:r>
      <w:r w:rsidRPr="00FD6177">
        <w:rPr>
          <w:rStyle w:val="normaltextrun"/>
          <w:color w:val="595959" w:themeColor="text1" w:themeTint="A6"/>
        </w:rPr>
        <w:t xml:space="preserve"> MMR</w:t>
      </w:r>
      <w:r>
        <w:rPr>
          <w:rStyle w:val="normaltextrun"/>
          <w:color w:val="595959" w:themeColor="text1" w:themeTint="A6"/>
        </w:rPr>
        <w:t xml:space="preserve"> oddělení evaluací EU fondů</w:t>
      </w:r>
      <w:r w:rsidRPr="00FD6177">
        <w:rPr>
          <w:rStyle w:val="normaltextrun"/>
          <w:color w:val="595959" w:themeColor="text1" w:themeTint="A6"/>
        </w:rPr>
        <w:t>)</w:t>
      </w:r>
      <w:r>
        <w:rPr>
          <w:rStyle w:val="normaltextrun"/>
          <w:color w:val="595959" w:themeColor="text1" w:themeTint="A6"/>
        </w:rPr>
        <w:t xml:space="preserve"> a dalším kolegům z MMR</w:t>
      </w:r>
      <w:r w:rsidRPr="00FD6177">
        <w:rPr>
          <w:rStyle w:val="normaltextrun"/>
          <w:color w:val="595959" w:themeColor="text1" w:themeTint="A6"/>
        </w:rPr>
        <w:t xml:space="preserve"> </w:t>
      </w:r>
      <w:r>
        <w:rPr>
          <w:rStyle w:val="normaltextrun"/>
          <w:color w:val="595959" w:themeColor="text1" w:themeTint="A6"/>
        </w:rPr>
        <w:t>za</w:t>
      </w:r>
      <w:r w:rsidRPr="00FD6177">
        <w:rPr>
          <w:rStyle w:val="normaltextrun"/>
          <w:color w:val="595959" w:themeColor="text1" w:themeTint="A6"/>
        </w:rPr>
        <w:t> poskytnutí datových vstupů</w:t>
      </w:r>
      <w:r>
        <w:rPr>
          <w:rStyle w:val="normaltextrun"/>
          <w:color w:val="595959" w:themeColor="text1" w:themeTint="A6"/>
        </w:rPr>
        <w:t xml:space="preserve"> a doprovodných informací, zpětné vazby a komentářů k nim</w:t>
      </w:r>
      <w:r w:rsidRPr="00FD6177">
        <w:rPr>
          <w:rStyle w:val="normaltextrun"/>
          <w:color w:val="595959" w:themeColor="text1" w:themeTint="A6"/>
        </w:rPr>
        <w:t>.</w:t>
      </w:r>
      <w:r>
        <w:rPr>
          <w:rStyle w:val="normaltextrun"/>
          <w:color w:val="595959" w:themeColor="text1" w:themeTint="A6"/>
        </w:rPr>
        <w:t xml:space="preserve"> Dále bychom chtěli poděkovat Petrovi Bouchalovi za pomoc s přípravou datových vstupů.</w:t>
      </w:r>
      <w:r w:rsidRPr="00FD6177">
        <w:rPr>
          <w:rStyle w:val="normaltextrun"/>
          <w:color w:val="595959" w:themeColor="text1" w:themeTint="A6"/>
        </w:rPr>
        <w:t xml:space="preserve"> </w:t>
      </w:r>
      <w:r w:rsidRPr="00C6195E">
        <w:rPr>
          <w:rStyle w:val="normaltextrun"/>
          <w:color w:val="595959" w:themeColor="text1" w:themeTint="A6"/>
        </w:rPr>
        <w:t>Zdeňkovi Šindelářovi (</w:t>
      </w:r>
      <w:proofErr w:type="spellStart"/>
      <w:r w:rsidRPr="00C6195E">
        <w:rPr>
          <w:rStyle w:val="normaltextrun"/>
          <w:color w:val="595959" w:themeColor="text1" w:themeTint="A6"/>
        </w:rPr>
        <w:t>MZe</w:t>
      </w:r>
      <w:proofErr w:type="spellEnd"/>
      <w:r w:rsidRPr="00C6195E">
        <w:rPr>
          <w:rStyle w:val="normaltextrun"/>
          <w:color w:val="595959" w:themeColor="text1" w:themeTint="A6"/>
        </w:rPr>
        <w:t>) za</w:t>
      </w:r>
      <w:r w:rsidRPr="00A11D6F">
        <w:rPr>
          <w:rStyle w:val="normaltextrun"/>
          <w:color w:val="595959" w:themeColor="text1" w:themeTint="A6"/>
        </w:rPr>
        <w:t xml:space="preserve"> poskytnutí datových vstupů</w:t>
      </w:r>
      <w:r>
        <w:rPr>
          <w:rStyle w:val="normaltextrun"/>
          <w:color w:val="595959" w:themeColor="text1" w:themeTint="A6"/>
        </w:rPr>
        <w:t xml:space="preserve"> k PRV.</w:t>
      </w:r>
      <w:r w:rsidRPr="00FD6177">
        <w:rPr>
          <w:rStyle w:val="normaltextrun"/>
          <w:color w:val="595959" w:themeColor="text1" w:themeTint="A6"/>
        </w:rPr>
        <w:t xml:space="preserve"> Dále je záhodno poděkovat expertům Evropské komise </w:t>
      </w:r>
      <w:proofErr w:type="spellStart"/>
      <w:r w:rsidRPr="00FD6177">
        <w:rPr>
          <w:rStyle w:val="normaltextrun"/>
          <w:color w:val="595959" w:themeColor="text1" w:themeTint="A6"/>
        </w:rPr>
        <w:t>Janosi</w:t>
      </w:r>
      <w:proofErr w:type="spellEnd"/>
      <w:r w:rsidRPr="00FD6177">
        <w:rPr>
          <w:rStyle w:val="normaltextrun"/>
          <w:color w:val="595959" w:themeColor="text1" w:themeTint="A6"/>
        </w:rPr>
        <w:t xml:space="preserve"> Vargovi a Janu </w:t>
      </w:r>
      <w:proofErr w:type="spellStart"/>
      <w:r w:rsidRPr="00FD6177">
        <w:rPr>
          <w:rStyle w:val="normaltextrun"/>
          <w:color w:val="595959" w:themeColor="text1" w:themeTint="A6"/>
        </w:rPr>
        <w:t>int</w:t>
      </w:r>
      <w:proofErr w:type="spellEnd"/>
      <w:r w:rsidRPr="00FD6177">
        <w:rPr>
          <w:rStyle w:val="normaltextrun"/>
          <w:color w:val="595959" w:themeColor="text1" w:themeTint="A6"/>
        </w:rPr>
        <w:t xml:space="preserve">‘ </w:t>
      </w:r>
      <w:proofErr w:type="spellStart"/>
      <w:r w:rsidRPr="00FD6177">
        <w:rPr>
          <w:rStyle w:val="normaltextrun"/>
          <w:color w:val="595959" w:themeColor="text1" w:themeTint="A6"/>
        </w:rPr>
        <w:t>Veldovi</w:t>
      </w:r>
      <w:proofErr w:type="spellEnd"/>
      <w:r w:rsidRPr="00FD6177">
        <w:rPr>
          <w:rStyle w:val="normaltextrun"/>
          <w:color w:val="595959" w:themeColor="text1" w:themeTint="A6"/>
        </w:rPr>
        <w:t xml:space="preserve"> (oba DG ECFIN) za poskytnutí modelu QUEST III R&amp;D a následnou podporu při rozšiřování a simulacích modelu. </w:t>
      </w:r>
    </w:p>
    <w:p w14:paraId="09A27C5D" w14:textId="77777777" w:rsidR="000073DF" w:rsidRPr="00FD6177" w:rsidRDefault="000073DF" w:rsidP="000073DF">
      <w:pPr>
        <w:spacing w:after="200" w:line="276" w:lineRule="auto"/>
        <w:jc w:val="left"/>
        <w:rPr>
          <w:color w:val="595959" w:themeColor="text1" w:themeTint="A6"/>
        </w:rPr>
      </w:pPr>
      <w:r w:rsidRPr="00FD6177">
        <w:rPr>
          <w:color w:val="595959" w:themeColor="text1" w:themeTint="A6"/>
        </w:rPr>
        <w:br w:type="page"/>
      </w:r>
    </w:p>
    <w:tbl>
      <w:tblPr>
        <w:tblW w:w="4999" w:type="pct"/>
        <w:tblLook w:val="04A0" w:firstRow="1" w:lastRow="0" w:firstColumn="1" w:lastColumn="0" w:noHBand="0" w:noVBand="1"/>
      </w:tblPr>
      <w:tblGrid>
        <w:gridCol w:w="8850"/>
      </w:tblGrid>
      <w:tr w:rsidR="000073DF" w:rsidRPr="00FD6177" w14:paraId="2B3FB339" w14:textId="77777777" w:rsidTr="00C127AD">
        <w:trPr>
          <w:trHeight w:val="2935"/>
        </w:trPr>
        <w:tc>
          <w:tcPr>
            <w:tcW w:w="5000" w:type="pct"/>
          </w:tcPr>
          <w:p w14:paraId="3989BBC6" w14:textId="73ADA20F" w:rsidR="000073DF" w:rsidRPr="00FD6177" w:rsidRDefault="000073DF" w:rsidP="00C127AD">
            <w:pPr>
              <w:ind w:right="77"/>
              <w:rPr>
                <w:color w:val="1F497D" w:themeColor="text2"/>
              </w:rPr>
            </w:pPr>
            <w:r w:rsidRPr="31CA80EE">
              <w:rPr>
                <w:b/>
                <w:bCs/>
                <w:color w:val="1F497D" w:themeColor="text2"/>
              </w:rPr>
              <w:t xml:space="preserve">Tento podklad Sekce pro evropské záležitosti Úřadu vlády </w:t>
            </w:r>
            <w:r w:rsidRPr="31CA80EE">
              <w:rPr>
                <w:color w:val="1F497D" w:themeColor="text2"/>
              </w:rPr>
              <w:t>(SEZ) byl zpracován v rámci Oddělení evropských programů a fondů, Odboru věcných politik EU. Slouží jako komplexní podklad k tématům s ekonomickou a evropskou relevancí. Analytický dokument je informačním materiálem k debatě pro odbornou i širokou veřejnost. Plní roli diskuzního podkladu a</w:t>
            </w:r>
            <w:r w:rsidR="00E01311">
              <w:rPr>
                <w:color w:val="1F497D" w:themeColor="text2"/>
              </w:rPr>
              <w:t> </w:t>
            </w:r>
            <w:r w:rsidRPr="31CA80EE">
              <w:rPr>
                <w:color w:val="1F497D" w:themeColor="text2"/>
              </w:rPr>
              <w:t>nepředstavuje pozici SEZ ÚV.</w:t>
            </w:r>
          </w:p>
          <w:p w14:paraId="73F57969" w14:textId="77777777" w:rsidR="000073DF" w:rsidRPr="00FD6177" w:rsidRDefault="000073DF" w:rsidP="00C127AD"/>
        </w:tc>
      </w:tr>
      <w:tr w:rsidR="000073DF" w:rsidRPr="00FD6177" w14:paraId="70C4E7B0" w14:textId="77777777" w:rsidTr="00C127AD">
        <w:trPr>
          <w:trHeight w:val="8749"/>
        </w:trPr>
        <w:tc>
          <w:tcPr>
            <w:tcW w:w="5000" w:type="pct"/>
          </w:tcPr>
          <w:p w14:paraId="45CB51C5" w14:textId="77777777" w:rsidR="000073DF" w:rsidRPr="00FD6177" w:rsidRDefault="000073DF" w:rsidP="00C127AD">
            <w:pPr>
              <w:jc w:val="center"/>
              <w:rPr>
                <w:b/>
                <w:color w:val="95B3D7" w:themeColor="accent1" w:themeTint="99"/>
                <w:szCs w:val="24"/>
              </w:rPr>
            </w:pPr>
          </w:p>
          <w:p w14:paraId="240CD805" w14:textId="77777777" w:rsidR="000073DF" w:rsidRPr="00FD6177" w:rsidRDefault="000073DF" w:rsidP="00C127AD">
            <w:pPr>
              <w:jc w:val="center"/>
              <w:rPr>
                <w:b/>
                <w:color w:val="95B3D7" w:themeColor="accent1" w:themeTint="99"/>
                <w:szCs w:val="24"/>
              </w:rPr>
            </w:pPr>
          </w:p>
          <w:p w14:paraId="1BC80F69" w14:textId="77777777" w:rsidR="000073DF" w:rsidRPr="00FD6177" w:rsidRDefault="000073DF" w:rsidP="00C127AD">
            <w:pPr>
              <w:jc w:val="center"/>
              <w:rPr>
                <w:b/>
                <w:color w:val="95B3D7" w:themeColor="accent1" w:themeTint="99"/>
                <w:szCs w:val="24"/>
              </w:rPr>
            </w:pPr>
          </w:p>
          <w:p w14:paraId="6503EF95" w14:textId="77777777" w:rsidR="000073DF" w:rsidRPr="00FD6177" w:rsidRDefault="000073DF" w:rsidP="00C127AD">
            <w:pPr>
              <w:jc w:val="center"/>
              <w:rPr>
                <w:b/>
                <w:color w:val="95B3D7" w:themeColor="accent1" w:themeTint="99"/>
                <w:szCs w:val="24"/>
              </w:rPr>
            </w:pPr>
          </w:p>
          <w:p w14:paraId="630B090F" w14:textId="77777777" w:rsidR="000073DF" w:rsidRPr="00FD6177" w:rsidRDefault="000073DF" w:rsidP="00C127AD">
            <w:pPr>
              <w:jc w:val="center"/>
              <w:rPr>
                <w:b/>
                <w:color w:val="95B3D7" w:themeColor="accent1" w:themeTint="99"/>
                <w:szCs w:val="24"/>
              </w:rPr>
            </w:pPr>
          </w:p>
          <w:p w14:paraId="39676DCD" w14:textId="77777777" w:rsidR="000073DF" w:rsidRPr="00FD6177" w:rsidRDefault="000073DF" w:rsidP="00C127AD">
            <w:pPr>
              <w:jc w:val="center"/>
              <w:rPr>
                <w:b/>
                <w:color w:val="95B3D7" w:themeColor="accent1" w:themeTint="99"/>
                <w:szCs w:val="24"/>
              </w:rPr>
            </w:pPr>
          </w:p>
          <w:p w14:paraId="4FEC13C9" w14:textId="77777777" w:rsidR="000073DF" w:rsidRPr="00FD6177" w:rsidRDefault="000073DF" w:rsidP="00C127AD">
            <w:pPr>
              <w:jc w:val="center"/>
            </w:pPr>
          </w:p>
          <w:p w14:paraId="2EBFD658" w14:textId="77777777" w:rsidR="000073DF" w:rsidRPr="00FD6177" w:rsidRDefault="000073DF" w:rsidP="00C127AD">
            <w:pPr>
              <w:jc w:val="center"/>
              <w:rPr>
                <w:b/>
                <w:color w:val="1F497D" w:themeColor="text2"/>
                <w:szCs w:val="24"/>
              </w:rPr>
            </w:pPr>
          </w:p>
          <w:p w14:paraId="108EBD05" w14:textId="77777777" w:rsidR="000073DF" w:rsidRPr="00FD6177" w:rsidRDefault="000073DF" w:rsidP="00C127AD">
            <w:pPr>
              <w:rPr>
                <w:color w:val="17365D" w:themeColor="text2" w:themeShade="BF"/>
                <w:sz w:val="20"/>
              </w:rPr>
            </w:pPr>
          </w:p>
          <w:p w14:paraId="4EF6347E" w14:textId="77777777" w:rsidR="000073DF" w:rsidRPr="00FD6177" w:rsidRDefault="000073DF" w:rsidP="00C127AD">
            <w:pPr>
              <w:jc w:val="center"/>
              <w:rPr>
                <w:color w:val="17365D" w:themeColor="text2" w:themeShade="BF"/>
                <w:sz w:val="20"/>
              </w:rPr>
            </w:pPr>
          </w:p>
          <w:p w14:paraId="5648B125" w14:textId="77777777" w:rsidR="000073DF" w:rsidRPr="00FD6177" w:rsidRDefault="000073DF" w:rsidP="00C127AD">
            <w:pPr>
              <w:jc w:val="center"/>
              <w:rPr>
                <w:color w:val="17365D" w:themeColor="text2" w:themeShade="BF"/>
                <w:sz w:val="20"/>
              </w:rPr>
            </w:pPr>
          </w:p>
          <w:p w14:paraId="3DC0BD72" w14:textId="77777777" w:rsidR="000073DF" w:rsidRPr="00FD6177" w:rsidRDefault="000073DF" w:rsidP="00C127AD">
            <w:pPr>
              <w:jc w:val="center"/>
              <w:rPr>
                <w:color w:val="17365D" w:themeColor="text2" w:themeShade="BF"/>
                <w:sz w:val="20"/>
              </w:rPr>
            </w:pPr>
          </w:p>
          <w:p w14:paraId="2630928F" w14:textId="77777777" w:rsidR="000073DF" w:rsidRPr="00FD6177" w:rsidRDefault="000073DF" w:rsidP="00C127AD">
            <w:pPr>
              <w:jc w:val="center"/>
              <w:rPr>
                <w:color w:val="17365D" w:themeColor="text2" w:themeShade="BF"/>
                <w:sz w:val="20"/>
              </w:rPr>
            </w:pPr>
          </w:p>
          <w:p w14:paraId="3073511D" w14:textId="77777777" w:rsidR="000073DF" w:rsidRPr="00FD6177" w:rsidRDefault="000073DF" w:rsidP="00C127AD">
            <w:pPr>
              <w:jc w:val="center"/>
              <w:rPr>
                <w:color w:val="17365D" w:themeColor="text2" w:themeShade="BF"/>
                <w:sz w:val="20"/>
              </w:rPr>
            </w:pPr>
          </w:p>
          <w:p w14:paraId="52FBA538" w14:textId="77777777" w:rsidR="000073DF" w:rsidRPr="00FD6177" w:rsidRDefault="000073DF" w:rsidP="00C127AD">
            <w:pPr>
              <w:jc w:val="center"/>
              <w:rPr>
                <w:color w:val="17365D" w:themeColor="text2" w:themeShade="BF"/>
                <w:sz w:val="20"/>
              </w:rPr>
            </w:pPr>
          </w:p>
          <w:p w14:paraId="1AFE2D76" w14:textId="77777777" w:rsidR="000073DF" w:rsidRPr="00FD6177" w:rsidRDefault="000073DF" w:rsidP="00C127AD">
            <w:pPr>
              <w:jc w:val="center"/>
              <w:rPr>
                <w:color w:val="17365D" w:themeColor="text2" w:themeShade="BF"/>
                <w:sz w:val="20"/>
              </w:rPr>
            </w:pPr>
          </w:p>
          <w:p w14:paraId="2422D2B9" w14:textId="77777777" w:rsidR="000073DF" w:rsidRPr="00FD6177" w:rsidRDefault="000073DF" w:rsidP="00C127AD">
            <w:pPr>
              <w:jc w:val="center"/>
              <w:rPr>
                <w:color w:val="17365D" w:themeColor="text2" w:themeShade="BF"/>
                <w:sz w:val="20"/>
              </w:rPr>
            </w:pPr>
          </w:p>
          <w:p w14:paraId="66FAC84A" w14:textId="77777777" w:rsidR="000073DF" w:rsidRPr="00FD6177" w:rsidRDefault="000073DF" w:rsidP="00C127AD">
            <w:pPr>
              <w:jc w:val="center"/>
              <w:rPr>
                <w:color w:val="17365D" w:themeColor="text2" w:themeShade="BF"/>
                <w:sz w:val="20"/>
                <w:szCs w:val="20"/>
              </w:rPr>
            </w:pPr>
            <w:r w:rsidRPr="00FD6177">
              <w:rPr>
                <w:color w:val="17365D" w:themeColor="text2" w:themeShade="BF"/>
                <w:sz w:val="20"/>
                <w:szCs w:val="20"/>
              </w:rPr>
              <w:t xml:space="preserve">Úřad vlády České republiky © </w:t>
            </w:r>
            <w:r>
              <w:rPr>
                <w:color w:val="17365D" w:themeColor="text2" w:themeShade="BF"/>
                <w:sz w:val="20"/>
                <w:szCs w:val="20"/>
              </w:rPr>
              <w:t>prosinec</w:t>
            </w:r>
            <w:r w:rsidRPr="00FD6177">
              <w:rPr>
                <w:color w:val="17365D" w:themeColor="text2" w:themeShade="BF"/>
                <w:sz w:val="20"/>
                <w:szCs w:val="20"/>
              </w:rPr>
              <w:t xml:space="preserve"> 2021</w:t>
            </w:r>
          </w:p>
          <w:p w14:paraId="3DE2AADB" w14:textId="77777777" w:rsidR="000073DF" w:rsidRPr="00FD6177" w:rsidRDefault="000073DF" w:rsidP="00C127AD">
            <w:pPr>
              <w:jc w:val="center"/>
              <w:rPr>
                <w:color w:val="17365D" w:themeColor="text2" w:themeShade="BF"/>
                <w:sz w:val="20"/>
              </w:rPr>
            </w:pPr>
          </w:p>
          <w:p w14:paraId="3BC16395" w14:textId="77777777" w:rsidR="000073DF" w:rsidRPr="00FD6177" w:rsidRDefault="000073DF" w:rsidP="00C127AD">
            <w:pPr>
              <w:jc w:val="center"/>
              <w:rPr>
                <w:color w:val="595959" w:themeColor="text1" w:themeTint="A6"/>
                <w:sz w:val="18"/>
                <w:szCs w:val="18"/>
              </w:rPr>
            </w:pPr>
            <w:r w:rsidRPr="00FD6177">
              <w:rPr>
                <w:color w:val="595959" w:themeColor="text1" w:themeTint="A6"/>
                <w:sz w:val="18"/>
                <w:szCs w:val="18"/>
              </w:rPr>
              <w:t xml:space="preserve">© 2021. Sekce pro evropské záležitosti Úřad vlády České republiky. </w:t>
            </w:r>
          </w:p>
          <w:p w14:paraId="051624AC" w14:textId="5E5AE433" w:rsidR="000073DF" w:rsidRPr="00FD6177" w:rsidRDefault="000073DF" w:rsidP="00C127AD">
            <w:pPr>
              <w:jc w:val="center"/>
              <w:rPr>
                <w:color w:val="17365D" w:themeColor="text2" w:themeShade="BF"/>
                <w:sz w:val="18"/>
                <w:szCs w:val="18"/>
              </w:rPr>
            </w:pPr>
            <w:commentRangeStart w:id="120"/>
            <w:r>
              <w:rPr>
                <w:color w:val="595959" w:themeColor="text1" w:themeTint="A6"/>
                <w:sz w:val="18"/>
                <w:szCs w:val="18"/>
              </w:rPr>
              <w:t xml:space="preserve">Petr Bouchal, </w:t>
            </w:r>
            <w:r w:rsidRPr="31CA80EE">
              <w:rPr>
                <w:color w:val="595959" w:themeColor="text1" w:themeTint="A6"/>
                <w:sz w:val="18"/>
                <w:szCs w:val="18"/>
              </w:rPr>
              <w:t xml:space="preserve">Kateřina Gawthorpe, Ivan Lichner, </w:t>
            </w:r>
            <w:r>
              <w:rPr>
                <w:color w:val="595959" w:themeColor="text1" w:themeTint="A6"/>
                <w:sz w:val="18"/>
                <w:szCs w:val="18"/>
              </w:rPr>
              <w:br/>
            </w:r>
            <w:r w:rsidRPr="31CA80EE">
              <w:rPr>
                <w:color w:val="595959" w:themeColor="text1" w:themeTint="A6"/>
                <w:sz w:val="18"/>
                <w:szCs w:val="18"/>
              </w:rPr>
              <w:t xml:space="preserve">Tomáš Miklošovič, Marek Radvanský, Zbyněk Štork, </w:t>
            </w:r>
            <w:r>
              <w:br/>
            </w:r>
            <w:r w:rsidRPr="31CA80EE">
              <w:rPr>
                <w:color w:val="595959" w:themeColor="text1" w:themeTint="A6"/>
                <w:sz w:val="18"/>
                <w:szCs w:val="18"/>
              </w:rPr>
              <w:t xml:space="preserve">Daniel </w:t>
            </w:r>
            <w:proofErr w:type="spellStart"/>
            <w:r w:rsidRPr="31CA80EE">
              <w:rPr>
                <w:color w:val="595959" w:themeColor="text1" w:themeTint="A6"/>
                <w:sz w:val="18"/>
                <w:szCs w:val="18"/>
              </w:rPr>
              <w:t>Kný</w:t>
            </w:r>
            <w:proofErr w:type="spellEnd"/>
            <w:r w:rsidRPr="31CA80EE">
              <w:rPr>
                <w:color w:val="595959" w:themeColor="text1" w:themeTint="A6"/>
                <w:sz w:val="18"/>
                <w:szCs w:val="18"/>
              </w:rPr>
              <w:t>, Stanislav Volčík.</w:t>
            </w:r>
            <w:commentRangeEnd w:id="120"/>
            <w:r>
              <w:rPr>
                <w:rStyle w:val="Odkaznakoment"/>
              </w:rPr>
              <w:commentReference w:id="120"/>
            </w:r>
            <w:r>
              <w:br/>
            </w:r>
            <w:r w:rsidRPr="31CA80EE">
              <w:rPr>
                <w:color w:val="595959" w:themeColor="text1" w:themeTint="A6"/>
                <w:sz w:val="18"/>
                <w:szCs w:val="18"/>
              </w:rPr>
              <w:t xml:space="preserve"> Reprodukce a citace je možná při celém zmínění zdroje včetně autorů a zachování kontextu formulace.</w:t>
            </w:r>
          </w:p>
          <w:p w14:paraId="3D899049" w14:textId="77777777" w:rsidR="000073DF" w:rsidRPr="00FD6177" w:rsidRDefault="000073DF" w:rsidP="00C127AD">
            <w:pPr>
              <w:jc w:val="center"/>
              <w:rPr>
                <w:color w:val="17365D" w:themeColor="text2" w:themeShade="BF"/>
                <w:sz w:val="20"/>
              </w:rPr>
            </w:pPr>
          </w:p>
          <w:p w14:paraId="61710407" w14:textId="77777777" w:rsidR="000073DF" w:rsidRPr="00FD6177" w:rsidRDefault="000073DF" w:rsidP="00C127AD">
            <w:pPr>
              <w:pStyle w:val="Textpoznpodarou"/>
              <w:spacing w:after="120"/>
              <w:ind w:left="-1985"/>
              <w:rPr>
                <w:color w:val="595959" w:themeColor="text1" w:themeTint="A6"/>
              </w:rPr>
            </w:pPr>
            <w:r w:rsidRPr="00FD6177">
              <w:rPr>
                <w:color w:val="595959" w:themeColor="text1" w:themeTint="A6"/>
              </w:rPr>
              <w:t> </w:t>
            </w:r>
          </w:p>
          <w:p w14:paraId="47B473A2" w14:textId="77777777" w:rsidR="000073DF" w:rsidRPr="00FD6177" w:rsidRDefault="000073DF" w:rsidP="00C127AD">
            <w:pPr>
              <w:jc w:val="center"/>
              <w:rPr>
                <w:color w:val="17365D" w:themeColor="text2" w:themeShade="BF"/>
                <w:sz w:val="20"/>
              </w:rPr>
            </w:pPr>
          </w:p>
        </w:tc>
      </w:tr>
    </w:tbl>
    <w:p w14:paraId="70304F2E" w14:textId="6769701D" w:rsidR="001851B6" w:rsidRDefault="001851B6" w:rsidP="000073DF">
      <w:pPr>
        <w:spacing w:after="200" w:line="276" w:lineRule="auto"/>
        <w:jc w:val="left"/>
      </w:pPr>
    </w:p>
    <w:sectPr w:rsidR="001851B6" w:rsidSect="00C33E82">
      <w:footerReference w:type="even" r:id="rId56"/>
      <w:footerReference w:type="default" r:id="rId57"/>
      <w:headerReference w:type="first" r:id="rId58"/>
      <w:type w:val="continuous"/>
      <w:pgSz w:w="11900" w:h="16840"/>
      <w:pgMar w:top="851" w:right="1460" w:bottom="1170" w:left="1588" w:header="567" w:footer="567"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Volčík Stanislav" w:date="2022-01-10T17:55:00Z" w:initials="VS">
    <w:p w14:paraId="2188A7ED" w14:textId="77777777" w:rsidR="006F716F" w:rsidRDefault="006F716F">
      <w:pPr>
        <w:pStyle w:val="Textkomente"/>
      </w:pPr>
      <w:r>
        <w:rPr>
          <w:rStyle w:val="Odkaznakoment"/>
        </w:rPr>
        <w:annotationRef/>
      </w:r>
      <w:r w:rsidRPr="006F716F">
        <w:rPr>
          <w:b/>
          <w:highlight w:val="yellow"/>
        </w:rPr>
        <w:t>Petr</w:t>
      </w:r>
      <w:r>
        <w:t>:</w:t>
      </w:r>
    </w:p>
    <w:p w14:paraId="77D96B5E" w14:textId="77777777" w:rsidR="006F716F" w:rsidRDefault="006F716F">
      <w:pPr>
        <w:pStyle w:val="Textkomente"/>
      </w:pPr>
    </w:p>
    <w:p w14:paraId="0BF3E82F" w14:textId="497842A6" w:rsidR="006F716F" w:rsidRDefault="006F716F">
      <w:pPr>
        <w:pStyle w:val="Textkomente"/>
      </w:pPr>
      <w:r>
        <w:t xml:space="preserve">Prosím dopsat manažerské shrnutí. </w:t>
      </w:r>
    </w:p>
  </w:comment>
  <w:comment w:id="13" w:author="Daniel Kný" w:date="2022-01-08T17:32:00Z" w:initials="DK">
    <w:p w14:paraId="1CB57C2B" w14:textId="1286E243" w:rsidR="3A1E4C85" w:rsidRDefault="3A1E4C85">
      <w:pPr>
        <w:pStyle w:val="Textkomente"/>
      </w:pPr>
      <w:r>
        <w:t xml:space="preserve">Zde asi chybka? Nad 80 % to bylo v roce 2015, ale v roce 2020 "pouze" něco mírně přes 40 %. </w:t>
      </w:r>
      <w:r>
        <w:rPr>
          <w:rStyle w:val="Odkaznakoment"/>
        </w:rPr>
        <w:annotationRef/>
      </w:r>
    </w:p>
  </w:comment>
  <w:comment w:id="17" w:author="Daniel Kný" w:date="2022-01-08T17:55:00Z" w:initials="DK">
    <w:p w14:paraId="77190080" w14:textId="72FD21D1" w:rsidR="3A1E4C85" w:rsidRDefault="3A1E4C85">
      <w:pPr>
        <w:pStyle w:val="Textkomente"/>
      </w:pPr>
      <w:r>
        <w:t xml:space="preserve">Nejsem si jistý, jestli samotný empiricky pozorovaný nárůst objemu ESIF v roce 2020 lze pokládat za to, že znamenaly pomoc v těchto oblastech při pandemii. Dalo by se tvrdit, že tento nárůst byl spíše nebo také spojen s potřebou urychlit čerpání alokace pro ČR.  Zároveň ale nevylučuji, že tomu tak opravdu mohlo být, jen bych asi byl pevněji přesvědčen nějakou další datovou či argumentační podporou. </w:t>
      </w:r>
      <w:r>
        <w:rPr>
          <w:rStyle w:val="Odkaznakoment"/>
        </w:rPr>
        <w:annotationRef/>
      </w:r>
    </w:p>
  </w:comment>
  <w:comment w:id="21" w:author="Daniel Kný" w:date="2022-01-08T18:05:00Z" w:initials="DK">
    <w:p w14:paraId="2BF934EC" w14:textId="3C0BF8EF" w:rsidR="3A1E4C85" w:rsidRDefault="3A1E4C85">
      <w:pPr>
        <w:pStyle w:val="Textkomente"/>
      </w:pPr>
      <w:r>
        <w:t xml:space="preserve">Navrhuji drobné doplnění, ale určitě na něm netrvám. </w:t>
      </w:r>
      <w:r>
        <w:rPr>
          <w:rStyle w:val="Odkaznakoment"/>
        </w:rPr>
        <w:annotationRef/>
      </w:r>
    </w:p>
  </w:comment>
  <w:comment w:id="36" w:author="Daniel Kný" w:date="2022-01-08T18:38:00Z" w:initials="DK">
    <w:p w14:paraId="0EAB7CBE" w14:textId="7FC061E3" w:rsidR="3A1E4C85" w:rsidRDefault="3A1E4C85">
      <w:pPr>
        <w:pStyle w:val="Textkomente"/>
      </w:pPr>
      <w:r>
        <w:t xml:space="preserve">Kdyby bylo možné označit, co je na ose x (asi podíl ESI fondů) a na ose y (asi podíl kapitálových výdajů), pomohlo by to názornosti grafu. </w:t>
      </w:r>
      <w:r>
        <w:rPr>
          <w:rStyle w:val="Odkaznakoment"/>
        </w:rPr>
        <w:annotationRef/>
      </w:r>
    </w:p>
  </w:comment>
  <w:comment w:id="38" w:author="Daniel Kný" w:date="2022-01-08T18:41:00Z" w:initials="DK">
    <w:p w14:paraId="4D0C5584" w14:textId="2E4F83B4" w:rsidR="3A1E4C85" w:rsidRDefault="3A1E4C85">
      <w:pPr>
        <w:pStyle w:val="Textkomente"/>
      </w:pPr>
      <w:r>
        <w:t xml:space="preserve">Tady toho není moc vidět. Nepomohlo by vyřadit "dávky a podpor v sociálním zabezpečení"? Tam je stejně role kapitálových výdajů i ESIF zanedbatelná. </w:t>
      </w:r>
      <w:r>
        <w:rPr>
          <w:rStyle w:val="Odkaznakoment"/>
        </w:rPr>
        <w:annotationRef/>
      </w:r>
    </w:p>
  </w:comment>
  <w:comment w:id="43" w:author="Daniel Kný" w:date="2022-01-08T18:50:00Z" w:initials="DK">
    <w:p w14:paraId="5D42B94F" w14:textId="147199C7" w:rsidR="3A1E4C85" w:rsidRDefault="3A1E4C85">
      <w:pPr>
        <w:pStyle w:val="Textkomente"/>
      </w:pPr>
      <w:r>
        <w:t xml:space="preserve">Doplnění k poznámce výše k opatřením proti </w:t>
      </w:r>
      <w:proofErr w:type="spellStart"/>
      <w:r>
        <w:t>COVIDu</w:t>
      </w:r>
      <w:proofErr w:type="spellEnd"/>
      <w:r>
        <w:t xml:space="preserve">. Takto ve srovnání s ostatními oddíly to vypadá o něco přesvědčivěji (zejména u politiky </w:t>
      </w:r>
      <w:proofErr w:type="gramStart"/>
      <w:r>
        <w:t>zaměstnanosti - asi</w:t>
      </w:r>
      <w:proofErr w:type="gramEnd"/>
      <w:r>
        <w:t xml:space="preserve"> Antivirus?) Možná by tedy stačilo zmínit jen zde?</w:t>
      </w:r>
      <w:r>
        <w:rPr>
          <w:rStyle w:val="Odkaznakoment"/>
        </w:rPr>
        <w:annotationRef/>
      </w:r>
    </w:p>
  </w:comment>
  <w:comment w:id="44" w:author="Daniel Kný" w:date="2022-01-08T18:51:00Z" w:initials="DK">
    <w:p w14:paraId="73464197" w14:textId="5BB029E0" w:rsidR="3A1E4C85" w:rsidRDefault="3A1E4C85">
      <w:pPr>
        <w:pStyle w:val="Textkomente"/>
      </w:pPr>
      <w:r>
        <w:t xml:space="preserve">Některé popisky v grafu nejsou zcela vidět. </w:t>
      </w:r>
      <w:r>
        <w:rPr>
          <w:rStyle w:val="Odkaznakoment"/>
        </w:rPr>
        <w:annotationRef/>
      </w:r>
    </w:p>
  </w:comment>
  <w:comment w:id="47" w:author="Daniel Kný" w:date="2022-01-08T18:55:00Z" w:initials="DK">
    <w:p w14:paraId="1379B2E9" w14:textId="65C44405" w:rsidR="3A1E4C85" w:rsidRDefault="3A1E4C85">
      <w:pPr>
        <w:pStyle w:val="Textkomente"/>
      </w:pPr>
      <w:r>
        <w:t xml:space="preserve">Já ale ten graf čtu trochu jinak. Přijde mi, že spíše setrvale podíl ESIF rostl u běžných výdajů a u kapitálových se drží na stejné úrovni (s výkyvem dolů v roce 2017). </w:t>
      </w:r>
      <w:r>
        <w:rPr>
          <w:rStyle w:val="Odkaznakoment"/>
        </w:rPr>
        <w:annotationRef/>
      </w:r>
    </w:p>
  </w:comment>
  <w:comment w:id="56" w:author="Daniel Kný" w:date="2022-01-09T15:28:00Z" w:initials="DK">
    <w:p w14:paraId="0AB4D26A" w14:textId="4AE63460" w:rsidR="52ECB8E2" w:rsidRDefault="52ECB8E2">
      <w:pPr>
        <w:pStyle w:val="Textkomente"/>
      </w:pPr>
      <w:r>
        <w:t xml:space="preserve">U většiny obdobných grafů nejsou vidět celé popisky pododdílů, oddílů atd. Byť by to byly zkrácené názvy, bylo by dobré, aby byly vidět celé. </w:t>
      </w:r>
      <w:r>
        <w:rPr>
          <w:rStyle w:val="Odkaznakoment"/>
        </w:rPr>
        <w:annotationRef/>
      </w:r>
    </w:p>
  </w:comment>
  <w:comment w:id="68" w:author="Daniel Kný" w:date="2022-01-09T15:51:00Z" w:initials="DK">
    <w:p w14:paraId="67FC23E2" w14:textId="76992AFB" w:rsidR="52ECB8E2" w:rsidRDefault="52ECB8E2">
      <w:pPr>
        <w:pStyle w:val="Textkomente"/>
      </w:pPr>
      <w:r>
        <w:t xml:space="preserve">Kdyby byl třeba nějaký podnět pro rozvedení, pak mě třeba překvapilo, že "ochrana ovzduší a klimatu" a "nakládání s odpady" jdou po celé období v podstatě jen z EU zdrojů. Vypadá to tedy, jako bychom např. na plnění cíle v rámci Strategie Evropa 2020 (ohledně produkce emise skleníkových plynů) nebyli ochotni utratit téměř nic ze státního rozpočtu. Ano, výjimkou je rok 2020, možná nějaká změna </w:t>
      </w:r>
      <w:proofErr w:type="spellStart"/>
      <w:r>
        <w:t>mindsetu</w:t>
      </w:r>
      <w:proofErr w:type="spellEnd"/>
      <w:r>
        <w:t xml:space="preserve">? </w:t>
      </w:r>
      <w:r>
        <w:rPr>
          <w:rStyle w:val="Odkaznakoment"/>
        </w:rPr>
        <w:annotationRef/>
      </w:r>
    </w:p>
  </w:comment>
  <w:comment w:id="74" w:author="Daniel Kný" w:date="2022-01-09T15:57:00Z" w:initials="DK">
    <w:p w14:paraId="45388028" w14:textId="3EF8D236" w:rsidR="52ECB8E2" w:rsidRDefault="52ECB8E2">
      <w:pPr>
        <w:pStyle w:val="Textkomente"/>
      </w:pPr>
      <w:r>
        <w:t xml:space="preserve">Mně na první pohled zaujalo, jak je na ESIF závislý výzkum a </w:t>
      </w:r>
      <w:proofErr w:type="gramStart"/>
      <w:r>
        <w:t>vývoj</w:t>
      </w:r>
      <w:proofErr w:type="gramEnd"/>
      <w:r>
        <w:t xml:space="preserve"> a naopak není zahraniční obchod, což ale asi dává smysl, pokud to má být cosi jako podpora exportu. </w:t>
      </w:r>
      <w:r>
        <w:rPr>
          <w:rStyle w:val="Odkaznakoment"/>
        </w:rPr>
        <w:annotationRef/>
      </w:r>
    </w:p>
  </w:comment>
  <w:comment w:id="76" w:author="Daniel Kný" w:date="2022-01-09T16:02:00Z" w:initials="DK">
    <w:p w14:paraId="43776794" w14:textId="2B913C99" w:rsidR="52ECB8E2" w:rsidRDefault="52ECB8E2">
      <w:pPr>
        <w:pStyle w:val="Textkomente"/>
      </w:pPr>
      <w:r>
        <w:t xml:space="preserve">Tady mě celkem překvapuje, že z ESIF nebyly ani částečně pokryty rostoucí výdaje na "Zaměstnávání zdravotně postižených občanů". </w:t>
      </w:r>
      <w:r>
        <w:rPr>
          <w:rStyle w:val="Odkaznakoment"/>
        </w:rPr>
        <w:annotationRef/>
      </w:r>
    </w:p>
  </w:comment>
  <w:comment w:id="119" w:author="Volčík Stanislav" w:date="2022-01-10T18:07:00Z" w:initials="VS">
    <w:p w14:paraId="58E39C7B" w14:textId="77777777" w:rsidR="000073DF" w:rsidRDefault="000073DF">
      <w:pPr>
        <w:pStyle w:val="Textkomente"/>
      </w:pPr>
      <w:r>
        <w:rPr>
          <w:rStyle w:val="Odkaznakoment"/>
        </w:rPr>
        <w:annotationRef/>
      </w:r>
      <w:r>
        <w:t xml:space="preserve">Bouchal: </w:t>
      </w:r>
    </w:p>
    <w:p w14:paraId="53D5E16D" w14:textId="77777777" w:rsidR="000073DF" w:rsidRDefault="000073DF">
      <w:pPr>
        <w:pStyle w:val="Textkomente"/>
      </w:pPr>
    </w:p>
    <w:p w14:paraId="18DBD534" w14:textId="77777777" w:rsidR="000073DF" w:rsidRDefault="000073DF">
      <w:pPr>
        <w:pStyle w:val="Textkomente"/>
      </w:pPr>
      <w:r>
        <w:t>Chceme někomu poděkovat</w:t>
      </w:r>
      <w:proofErr w:type="gramStart"/>
      <w:r>
        <w:t xml:space="preserve">? </w:t>
      </w:r>
      <w:proofErr w:type="gramEn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p>
    <w:p w14:paraId="19C0071C" w14:textId="46F2CE71" w:rsidR="000073DF" w:rsidRDefault="000073DF">
      <w:pPr>
        <w:pStyle w:val="Textkomente"/>
      </w:pPr>
      <w:r>
        <w:t xml:space="preserve">Pokud ne, smazal bych. </w:t>
      </w:r>
    </w:p>
  </w:comment>
  <w:comment w:id="120" w:author="Volčík Stanislav" w:date="2022-01-10T18:08:00Z" w:initials="VS">
    <w:p w14:paraId="05753913" w14:textId="77777777" w:rsidR="000073DF" w:rsidRDefault="000073DF">
      <w:pPr>
        <w:pStyle w:val="Textkomente"/>
      </w:pPr>
      <w:r>
        <w:rPr>
          <w:rStyle w:val="Odkaznakoment"/>
        </w:rPr>
        <w:annotationRef/>
      </w:r>
      <w:r>
        <w:t>Tady to ještě promyslím, jak to přesně má být. Dohodnu se s Pavlou Košťálovou, ale jinak bych tam rád takto napsal všechny a budeme mít klid.</w:t>
      </w:r>
    </w:p>
    <w:p w14:paraId="1BEF7DA9" w14:textId="77777777" w:rsidR="000073DF" w:rsidRDefault="000073DF">
      <w:pPr>
        <w:pStyle w:val="Textkomente"/>
      </w:pPr>
    </w:p>
    <w:p w14:paraId="5FF158A9" w14:textId="1476A169" w:rsidR="000073DF" w:rsidRPr="00E01311" w:rsidRDefault="000073DF">
      <w:pPr>
        <w:pStyle w:val="Textkomente"/>
        <w:rPr>
          <w:b/>
        </w:rPr>
      </w:pPr>
      <w:r w:rsidRPr="00E01311">
        <w:rPr>
          <w:b/>
          <w:highlight w:val="yellow"/>
        </w:rPr>
        <w:t>Případně minimálně tam budeme Petr, já a Dan.</w:t>
      </w:r>
      <w:r w:rsidRPr="00E01311">
        <w:rPr>
          <w:b/>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F3E82F" w15:done="0"/>
  <w15:commentEx w15:paraId="1CB57C2B" w15:done="0"/>
  <w15:commentEx w15:paraId="77190080" w15:done="0"/>
  <w15:commentEx w15:paraId="2BF934EC" w15:done="0"/>
  <w15:commentEx w15:paraId="0EAB7CBE" w15:done="0"/>
  <w15:commentEx w15:paraId="4D0C5584" w15:done="0"/>
  <w15:commentEx w15:paraId="5D42B94F" w15:done="0"/>
  <w15:commentEx w15:paraId="73464197" w15:done="0"/>
  <w15:commentEx w15:paraId="1379B2E9" w15:done="0"/>
  <w15:commentEx w15:paraId="0AB4D26A" w15:done="0"/>
  <w15:commentEx w15:paraId="67FC23E2" w15:done="0"/>
  <w15:commentEx w15:paraId="45388028" w15:done="0"/>
  <w15:commentEx w15:paraId="43776794" w15:done="0"/>
  <w15:commentEx w15:paraId="19C0071C" w15:done="0"/>
  <w15:commentEx w15:paraId="5FF158A9"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F4174F5" w16cex:dateUtc="2022-01-08T16:32:12.649Z"/>
  <w16cex:commentExtensible w16cex:durableId="6D22F731" w16cex:dateUtc="2022-01-08T16:55:41.799Z"/>
  <w16cex:commentExtensible w16cex:durableId="60727C75" w16cex:dateUtc="2022-01-08T17:05:16.096Z"/>
  <w16cex:commentExtensible w16cex:durableId="00ED933B" w16cex:dateUtc="2022-01-08T17:38:01.768Z"/>
  <w16cex:commentExtensible w16cex:durableId="3AF06498" w16cex:dateUtc="2022-01-08T17:41:16.821Z"/>
  <w16cex:commentExtensible w16cex:durableId="2A2923A2" w16cex:dateUtc="2022-01-08T17:50:25.119Z"/>
  <w16cex:commentExtensible w16cex:durableId="58A4CE05" w16cex:dateUtc="2022-01-08T17:51:34.201Z"/>
  <w16cex:commentExtensible w16cex:durableId="74691429" w16cex:dateUtc="2022-01-08T17:55:44.03Z"/>
  <w16cex:commentExtensible w16cex:durableId="6FA94E06" w16cex:dateUtc="2022-01-09T14:28:39.887Z"/>
  <w16cex:commentExtensible w16cex:durableId="6CF4BBF8" w16cex:dateUtc="2022-01-09T14:51:12.796Z"/>
  <w16cex:commentExtensible w16cex:durableId="6125E30F" w16cex:dateUtc="2022-01-09T14:57:56.166Z"/>
  <w16cex:commentExtensible w16cex:durableId="24AA35FD" w16cex:dateUtc="2022-01-09T15:02:16.04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F3E82F" w16cid:durableId="2586F19B"/>
  <w16cid:commentId w16cid:paraId="1CB57C2B" w16cid:durableId="2F4174F5"/>
  <w16cid:commentId w16cid:paraId="77190080" w16cid:durableId="6D22F731"/>
  <w16cid:commentId w16cid:paraId="2BF934EC" w16cid:durableId="60727C75"/>
  <w16cid:commentId w16cid:paraId="0EAB7CBE" w16cid:durableId="00ED933B"/>
  <w16cid:commentId w16cid:paraId="4D0C5584" w16cid:durableId="3AF06498"/>
  <w16cid:commentId w16cid:paraId="5D42B94F" w16cid:durableId="2A2923A2"/>
  <w16cid:commentId w16cid:paraId="73464197" w16cid:durableId="58A4CE05"/>
  <w16cid:commentId w16cid:paraId="1379B2E9" w16cid:durableId="74691429"/>
  <w16cid:commentId w16cid:paraId="0AB4D26A" w16cid:durableId="6FA94E06"/>
  <w16cid:commentId w16cid:paraId="67FC23E2" w16cid:durableId="6CF4BBF8"/>
  <w16cid:commentId w16cid:paraId="45388028" w16cid:durableId="6125E30F"/>
  <w16cid:commentId w16cid:paraId="43776794" w16cid:durableId="24AA35FD"/>
  <w16cid:commentId w16cid:paraId="19C0071C" w16cid:durableId="2586F46B"/>
  <w16cid:commentId w16cid:paraId="5FF158A9" w16cid:durableId="2586F4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6840E" w14:textId="77777777" w:rsidR="00702127" w:rsidRDefault="00954BF4">
      <w:pPr>
        <w:spacing w:after="0" w:line="240" w:lineRule="auto"/>
      </w:pPr>
      <w:r>
        <w:separator/>
      </w:r>
    </w:p>
  </w:endnote>
  <w:endnote w:type="continuationSeparator" w:id="0">
    <w:p w14:paraId="6DDEC80A" w14:textId="77777777" w:rsidR="00702127" w:rsidRDefault="0095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7C80B" w14:textId="77777777" w:rsidR="00E657C4" w:rsidRDefault="00954BF4" w:rsidP="005356FB">
    <w:pPr>
      <w:framePr w:wrap="around" w:vAnchor="text" w:hAnchor="page" w:x="1702" w:y="20"/>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18</w:t>
    </w:r>
    <w:r>
      <w:rPr>
        <w:rStyle w:val="slostrnky"/>
      </w:rPr>
      <w:fldChar w:fldCharType="end"/>
    </w:r>
  </w:p>
  <w:p w14:paraId="04B2152F" w14:textId="77777777" w:rsidR="00E657C4" w:rsidRPr="00A73944" w:rsidRDefault="00954BF4" w:rsidP="00A154C6">
    <w:pPr>
      <w:tabs>
        <w:tab w:val="right" w:pos="8080"/>
      </w:tabs>
      <w:ind w:right="360" w:firstLine="360"/>
      <w:jc w:val="left"/>
      <w:rPr>
        <w:smallCaps/>
      </w:rPr>
    </w:pPr>
    <w:r>
      <w:rPr>
        <w:smallCaps/>
      </w:rPr>
      <w:tab/>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BD320" w14:textId="77777777" w:rsidR="00E657C4" w:rsidRDefault="00142834" w:rsidP="00D25151">
    <w:pPr>
      <w:tabs>
        <w:tab w:val="right" w:pos="8789"/>
      </w:tabs>
      <w:ind w:right="474"/>
      <w:jc w:val="left"/>
    </w:pPr>
  </w:p>
  <w:p w14:paraId="44EF304A" w14:textId="77777777" w:rsidR="00E657C4" w:rsidRDefault="00954BF4" w:rsidP="00A154C6">
    <w:pPr>
      <w:framePr w:wrap="around" w:vAnchor="text" w:hAnchor="page" w:x="10126" w:y="2"/>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19</w:t>
    </w:r>
    <w:r>
      <w:rPr>
        <w:rStyle w:val="slostrnky"/>
      </w:rPr>
      <w:fldChar w:fldCharType="end"/>
    </w:r>
  </w:p>
  <w:p w14:paraId="271C7388" w14:textId="77777777" w:rsidR="00E657C4" w:rsidRPr="00A73944" w:rsidRDefault="00954BF4" w:rsidP="005356FB">
    <w:pPr>
      <w:tabs>
        <w:tab w:val="left" w:pos="567"/>
        <w:tab w:val="right" w:pos="7088"/>
      </w:tabs>
      <w:ind w:right="360"/>
      <w:jc w:val="left"/>
      <w:rPr>
        <w:smallCaps/>
      </w:rPr>
    </w:pPr>
    <w:r>
      <w:rPr>
        <w:smallCaps/>
      </w:rPr>
      <w:t>PODKLADOVÝ MATERIÁL ÚV ČR (SEZ)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D433D" w14:textId="77777777" w:rsidR="001851B6" w:rsidRDefault="00954BF4">
      <w:r>
        <w:separator/>
      </w:r>
    </w:p>
  </w:footnote>
  <w:footnote w:type="continuationSeparator" w:id="0">
    <w:p w14:paraId="5A0BBC2C" w14:textId="77777777" w:rsidR="001851B6" w:rsidRDefault="00954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5E5AF" w14:textId="77777777" w:rsidR="002167C8" w:rsidRDefault="00954BF4">
    <w:r w:rsidRPr="002167C8">
      <w:rPr>
        <w:noProof/>
      </w:rPr>
      <w:drawing>
        <wp:anchor distT="0" distB="0" distL="114300" distR="114300" simplePos="0" relativeHeight="251659264" behindDoc="0" locked="0" layoutInCell="1" allowOverlap="1" wp14:anchorId="66FBBF47" wp14:editId="62E60006">
          <wp:simplePos x="0" y="0"/>
          <wp:positionH relativeFrom="margin">
            <wp:posOffset>-107070</wp:posOffset>
          </wp:positionH>
          <wp:positionV relativeFrom="paragraph">
            <wp:posOffset>257224</wp:posOffset>
          </wp:positionV>
          <wp:extent cx="2462530" cy="550545"/>
          <wp:effectExtent l="0" t="0" r="0" b="1905"/>
          <wp:wrapSquare wrapText="bothSides"/>
          <wp:docPr id="31"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2C9BE256" wp14:editId="7346D641">
              <wp:simplePos x="0" y="0"/>
              <wp:positionH relativeFrom="column">
                <wp:posOffset>2353310</wp:posOffset>
              </wp:positionH>
              <wp:positionV relativeFrom="paragraph">
                <wp:posOffset>239493</wp:posOffset>
              </wp:positionV>
              <wp:extent cx="3504320" cy="574040"/>
              <wp:effectExtent l="0" t="0" r="20320" b="16510"/>
              <wp:wrapNone/>
              <wp:docPr id="32"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F9673B8" w14:textId="77777777" w:rsidR="002167C8" w:rsidRPr="00FD40C3" w:rsidRDefault="00954BF4"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BE256"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" fillcolor="white [3201]" strokecolor="#d8d8d8 [2732]" strokeweight=".25pt">
              <v:textbox>
                <w:txbxContent>
                  <w:p w14:paraId="7F9673B8" w14:textId="77777777" w:rsidR="002167C8" w:rsidRPr="00FD40C3" w:rsidRDefault="00954BF4"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4A08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4AC42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4EAD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86C5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C47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707D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2CCC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1AC6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2CDF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04F9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4D861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BBA9D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3870770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6536AF"/>
    <w:multiLevelType w:val="hybridMultilevel"/>
    <w:tmpl w:val="A582E1B8"/>
    <w:lvl w:ilvl="0" w:tplc="E502FA52">
      <w:start w:val="2"/>
      <w:numFmt w:val="bullet"/>
      <w:lvlText w:val="-"/>
      <w:lvlJc w:val="left"/>
      <w:pPr>
        <w:ind w:left="1495" w:hanging="360"/>
      </w:pPr>
      <w:rPr>
        <w:rFonts w:ascii="Calibri Light" w:eastAsia="Calibri" w:hAnsi="Calibri Light" w:cs="Calibri Light" w:hint="default"/>
      </w:rPr>
    </w:lvl>
    <w:lvl w:ilvl="1" w:tplc="04050003" w:tentative="1">
      <w:start w:val="1"/>
      <w:numFmt w:val="bullet"/>
      <w:lvlText w:val="o"/>
      <w:lvlJc w:val="left"/>
      <w:pPr>
        <w:ind w:left="2215" w:hanging="360"/>
      </w:pPr>
      <w:rPr>
        <w:rFonts w:ascii="Courier New" w:hAnsi="Courier New" w:cs="Courier New" w:hint="default"/>
      </w:rPr>
    </w:lvl>
    <w:lvl w:ilvl="2" w:tplc="04050005" w:tentative="1">
      <w:start w:val="1"/>
      <w:numFmt w:val="bullet"/>
      <w:lvlText w:val=""/>
      <w:lvlJc w:val="left"/>
      <w:pPr>
        <w:ind w:left="2935" w:hanging="360"/>
      </w:pPr>
      <w:rPr>
        <w:rFonts w:ascii="Wingdings" w:hAnsi="Wingdings" w:hint="default"/>
      </w:rPr>
    </w:lvl>
    <w:lvl w:ilvl="3" w:tplc="04050001" w:tentative="1">
      <w:start w:val="1"/>
      <w:numFmt w:val="bullet"/>
      <w:lvlText w:val=""/>
      <w:lvlJc w:val="left"/>
      <w:pPr>
        <w:ind w:left="3655" w:hanging="360"/>
      </w:pPr>
      <w:rPr>
        <w:rFonts w:ascii="Symbol" w:hAnsi="Symbol" w:hint="default"/>
      </w:rPr>
    </w:lvl>
    <w:lvl w:ilvl="4" w:tplc="04050003" w:tentative="1">
      <w:start w:val="1"/>
      <w:numFmt w:val="bullet"/>
      <w:lvlText w:val="o"/>
      <w:lvlJc w:val="left"/>
      <w:pPr>
        <w:ind w:left="4375" w:hanging="360"/>
      </w:pPr>
      <w:rPr>
        <w:rFonts w:ascii="Courier New" w:hAnsi="Courier New" w:cs="Courier New" w:hint="default"/>
      </w:rPr>
    </w:lvl>
    <w:lvl w:ilvl="5" w:tplc="04050005" w:tentative="1">
      <w:start w:val="1"/>
      <w:numFmt w:val="bullet"/>
      <w:lvlText w:val=""/>
      <w:lvlJc w:val="left"/>
      <w:pPr>
        <w:ind w:left="5095" w:hanging="360"/>
      </w:pPr>
      <w:rPr>
        <w:rFonts w:ascii="Wingdings" w:hAnsi="Wingdings" w:hint="default"/>
      </w:rPr>
    </w:lvl>
    <w:lvl w:ilvl="6" w:tplc="04050001" w:tentative="1">
      <w:start w:val="1"/>
      <w:numFmt w:val="bullet"/>
      <w:lvlText w:val=""/>
      <w:lvlJc w:val="left"/>
      <w:pPr>
        <w:ind w:left="5815" w:hanging="360"/>
      </w:pPr>
      <w:rPr>
        <w:rFonts w:ascii="Symbol" w:hAnsi="Symbol" w:hint="default"/>
      </w:rPr>
    </w:lvl>
    <w:lvl w:ilvl="7" w:tplc="04050003" w:tentative="1">
      <w:start w:val="1"/>
      <w:numFmt w:val="bullet"/>
      <w:lvlText w:val="o"/>
      <w:lvlJc w:val="left"/>
      <w:pPr>
        <w:ind w:left="6535" w:hanging="360"/>
      </w:pPr>
      <w:rPr>
        <w:rFonts w:ascii="Courier New" w:hAnsi="Courier New" w:cs="Courier New" w:hint="default"/>
      </w:rPr>
    </w:lvl>
    <w:lvl w:ilvl="8" w:tplc="04050005" w:tentative="1">
      <w:start w:val="1"/>
      <w:numFmt w:val="bullet"/>
      <w:lvlText w:val=""/>
      <w:lvlJc w:val="left"/>
      <w:pPr>
        <w:ind w:left="7255" w:hanging="360"/>
      </w:pPr>
      <w:rPr>
        <w:rFonts w:ascii="Wingdings" w:hAnsi="Wingdings" w:hint="default"/>
      </w:rPr>
    </w:lvl>
  </w:abstractNum>
  <w:abstractNum w:abstractNumId="14" w15:restartNumberingAfterBreak="0">
    <w:nsid w:val="04FC678F"/>
    <w:multiLevelType w:val="hybridMultilevel"/>
    <w:tmpl w:val="5E4E2A06"/>
    <w:lvl w:ilvl="0" w:tplc="DA0C8134">
      <w:start w:val="1"/>
      <w:numFmt w:val="decimal"/>
      <w:pStyle w:val="Nadpis2-11"/>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9F227D9"/>
    <w:multiLevelType w:val="hybridMultilevel"/>
    <w:tmpl w:val="E146EF18"/>
    <w:lvl w:ilvl="0" w:tplc="6BEE1CAC">
      <w:start w:val="1"/>
      <w:numFmt w:val="bullet"/>
      <w:lvlText w:val="-"/>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0CC3908"/>
    <w:multiLevelType w:val="hybridMultilevel"/>
    <w:tmpl w:val="392E1B38"/>
    <w:lvl w:ilvl="0" w:tplc="D546569E">
      <w:start w:val="1"/>
      <w:numFmt w:val="decimal"/>
      <w:pStyle w:val="Nadpis1slov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EB6"/>
    <w:multiLevelType w:val="hybridMultilevel"/>
    <w:tmpl w:val="EB688F60"/>
    <w:lvl w:ilvl="0" w:tplc="0EA4EAB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08C5934"/>
    <w:multiLevelType w:val="hybridMultilevel"/>
    <w:tmpl w:val="B25C195C"/>
    <w:lvl w:ilvl="0" w:tplc="647A2DD0">
      <w:start w:val="1"/>
      <w:numFmt w:val="bullet"/>
      <w:lvlText w:val="-"/>
      <w:lvlJc w:val="left"/>
      <w:pPr>
        <w:ind w:left="720" w:hanging="360"/>
      </w:pPr>
      <w:rPr>
        <w:rFonts w:ascii="Symbol" w:hAnsi="Symbol" w:hint="default"/>
      </w:rPr>
    </w:lvl>
    <w:lvl w:ilvl="1" w:tplc="D5326790">
      <w:start w:val="1"/>
      <w:numFmt w:val="bullet"/>
      <w:lvlText w:val="o"/>
      <w:lvlJc w:val="left"/>
      <w:pPr>
        <w:ind w:left="1440" w:hanging="360"/>
      </w:pPr>
      <w:rPr>
        <w:rFonts w:ascii="Courier New" w:hAnsi="Courier New" w:hint="default"/>
      </w:rPr>
    </w:lvl>
    <w:lvl w:ilvl="2" w:tplc="67C46784">
      <w:start w:val="1"/>
      <w:numFmt w:val="bullet"/>
      <w:lvlText w:val=""/>
      <w:lvlJc w:val="left"/>
      <w:pPr>
        <w:ind w:left="2160" w:hanging="360"/>
      </w:pPr>
      <w:rPr>
        <w:rFonts w:ascii="Wingdings" w:hAnsi="Wingdings" w:hint="default"/>
      </w:rPr>
    </w:lvl>
    <w:lvl w:ilvl="3" w:tplc="D2A0E2D8">
      <w:start w:val="1"/>
      <w:numFmt w:val="bullet"/>
      <w:lvlText w:val=""/>
      <w:lvlJc w:val="left"/>
      <w:pPr>
        <w:ind w:left="2880" w:hanging="360"/>
      </w:pPr>
      <w:rPr>
        <w:rFonts w:ascii="Symbol" w:hAnsi="Symbol" w:hint="default"/>
      </w:rPr>
    </w:lvl>
    <w:lvl w:ilvl="4" w:tplc="359046B4">
      <w:start w:val="1"/>
      <w:numFmt w:val="bullet"/>
      <w:lvlText w:val="o"/>
      <w:lvlJc w:val="left"/>
      <w:pPr>
        <w:ind w:left="3600" w:hanging="360"/>
      </w:pPr>
      <w:rPr>
        <w:rFonts w:ascii="Courier New" w:hAnsi="Courier New" w:hint="default"/>
      </w:rPr>
    </w:lvl>
    <w:lvl w:ilvl="5" w:tplc="BE9A8C9E">
      <w:start w:val="1"/>
      <w:numFmt w:val="bullet"/>
      <w:lvlText w:val=""/>
      <w:lvlJc w:val="left"/>
      <w:pPr>
        <w:ind w:left="4320" w:hanging="360"/>
      </w:pPr>
      <w:rPr>
        <w:rFonts w:ascii="Wingdings" w:hAnsi="Wingdings" w:hint="default"/>
      </w:rPr>
    </w:lvl>
    <w:lvl w:ilvl="6" w:tplc="EE12B8AA">
      <w:start w:val="1"/>
      <w:numFmt w:val="bullet"/>
      <w:lvlText w:val=""/>
      <w:lvlJc w:val="left"/>
      <w:pPr>
        <w:ind w:left="5040" w:hanging="360"/>
      </w:pPr>
      <w:rPr>
        <w:rFonts w:ascii="Symbol" w:hAnsi="Symbol" w:hint="default"/>
      </w:rPr>
    </w:lvl>
    <w:lvl w:ilvl="7" w:tplc="C5946E20">
      <w:start w:val="1"/>
      <w:numFmt w:val="bullet"/>
      <w:lvlText w:val="o"/>
      <w:lvlJc w:val="left"/>
      <w:pPr>
        <w:ind w:left="5760" w:hanging="360"/>
      </w:pPr>
      <w:rPr>
        <w:rFonts w:ascii="Courier New" w:hAnsi="Courier New" w:hint="default"/>
      </w:rPr>
    </w:lvl>
    <w:lvl w:ilvl="8" w:tplc="4622F9E0">
      <w:start w:val="1"/>
      <w:numFmt w:val="bullet"/>
      <w:lvlText w:val=""/>
      <w:lvlJc w:val="left"/>
      <w:pPr>
        <w:ind w:left="6480" w:hanging="360"/>
      </w:pPr>
      <w:rPr>
        <w:rFonts w:ascii="Wingdings" w:hAnsi="Wingdings" w:hint="default"/>
      </w:rPr>
    </w:lvl>
  </w:abstractNum>
  <w:abstractNum w:abstractNumId="19" w15:restartNumberingAfterBreak="0">
    <w:nsid w:val="541A36F0"/>
    <w:multiLevelType w:val="hybridMultilevel"/>
    <w:tmpl w:val="DDDA7E44"/>
    <w:lvl w:ilvl="0" w:tplc="22B01AB4">
      <w:start w:val="1"/>
      <w:numFmt w:val="bullet"/>
      <w:lvlText w:val="-"/>
      <w:lvlJc w:val="left"/>
      <w:pPr>
        <w:ind w:left="720" w:hanging="360"/>
      </w:pPr>
      <w:rPr>
        <w:rFonts w:ascii="Calibri Light" w:eastAsia="Calibri"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E3B44CF"/>
    <w:multiLevelType w:val="multilevel"/>
    <w:tmpl w:val="4FB07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1" w15:restartNumberingAfterBreak="0">
    <w:nsid w:val="5FF86ABC"/>
    <w:multiLevelType w:val="hybridMultilevel"/>
    <w:tmpl w:val="0A20D5E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8B36C90"/>
    <w:multiLevelType w:val="hybridMultilevel"/>
    <w:tmpl w:val="260A9542"/>
    <w:lvl w:ilvl="0" w:tplc="900CB5B8">
      <w:start w:val="1"/>
      <w:numFmt w:val="bullet"/>
      <w:pStyle w:val="Odstavecseseznam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31745C"/>
    <w:multiLevelType w:val="hybridMultilevel"/>
    <w:tmpl w:val="730E5CC6"/>
    <w:lvl w:ilvl="0" w:tplc="3FC4BB38">
      <w:start w:val="1"/>
      <w:numFmt w:val="decimal"/>
      <w:pStyle w:val="Nadpis2-21"/>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D01651C"/>
    <w:multiLevelType w:val="hybridMultilevel"/>
    <w:tmpl w:val="7CEAB4CC"/>
    <w:lvl w:ilvl="0" w:tplc="8FAE9BFC">
      <w:start w:val="11"/>
      <w:numFmt w:val="bullet"/>
      <w:lvlText w:val="-"/>
      <w:lvlJc w:val="left"/>
      <w:pPr>
        <w:ind w:left="720" w:hanging="360"/>
      </w:pPr>
      <w:rPr>
        <w:rFonts w:ascii="Calibri Light" w:eastAsia="Calibr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1DEC"/>
    <w:multiLevelType w:val="hybridMultilevel"/>
    <w:tmpl w:val="4D566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EFD7322"/>
    <w:multiLevelType w:val="hybridMultilevel"/>
    <w:tmpl w:val="1D8011F2"/>
    <w:lvl w:ilvl="0" w:tplc="EC702BA2">
      <w:start w:val="1"/>
      <w:numFmt w:val="decimal"/>
      <w:pStyle w:val="Napis1-slovan"/>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F720E16"/>
    <w:multiLevelType w:val="hybridMultilevel"/>
    <w:tmpl w:val="067ABF2C"/>
    <w:lvl w:ilvl="0" w:tplc="F78A29C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0"/>
  </w:num>
  <w:num w:numId="4">
    <w:abstractNumId w:val="27"/>
  </w:num>
  <w:num w:numId="5">
    <w:abstractNumId w:val="25"/>
  </w:num>
  <w:num w:numId="6">
    <w:abstractNumId w:val="15"/>
  </w:num>
  <w:num w:numId="7">
    <w:abstractNumId w:val="21"/>
  </w:num>
  <w:num w:numId="8">
    <w:abstractNumId w:val="17"/>
  </w:num>
  <w:num w:numId="9">
    <w:abstractNumId w:val="26"/>
  </w:num>
  <w:num w:numId="10">
    <w:abstractNumId w:val="14"/>
  </w:num>
  <w:num w:numId="11">
    <w:abstractNumId w:val="23"/>
  </w:num>
  <w:num w:numId="12">
    <w:abstractNumId w:val="19"/>
  </w:num>
  <w:num w:numId="13">
    <w:abstractNumId w:val="24"/>
  </w:num>
  <w:num w:numId="14">
    <w:abstractNumId w:val="16"/>
  </w:num>
  <w:num w:numId="15">
    <w:abstractNumId w:val="13"/>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olčík Stanislav">
    <w15:presenceInfo w15:providerId="Windows Live" w15:userId="6cb1bae801b19aed"/>
  </w15:person>
  <w15:person w15:author="Daniel Kný">
    <w15:presenceInfo w15:providerId="Windows Live" w15:userId="8614bc532786c2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B6"/>
    <w:rsid w:val="000073DF"/>
    <w:rsid w:val="00015984"/>
    <w:rsid w:val="00142834"/>
    <w:rsid w:val="001851B6"/>
    <w:rsid w:val="006F716F"/>
    <w:rsid w:val="00702127"/>
    <w:rsid w:val="00954BF4"/>
    <w:rsid w:val="00E01311"/>
    <w:rsid w:val="3A1E4C85"/>
    <w:rsid w:val="52ECB8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5991"/>
  <w15:docId w15:val="{D57AA92A-AA1B-CE42-9FA7-687E0345B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97AFC"/>
    <w:pPr>
      <w:spacing w:after="120" w:line="264" w:lineRule="auto"/>
      <w:jc w:val="both"/>
    </w:pPr>
    <w:rPr>
      <w:rFonts w:ascii="Calibri Light" w:eastAsia="Calibri" w:hAnsi="Calibri Light" w:cs="Times New Roman"/>
      <w:color w:val="0D0D0D" w:themeColor="text1" w:themeTint="F2"/>
    </w:rPr>
  </w:style>
  <w:style w:type="paragraph" w:styleId="Nadpis1">
    <w:name w:val="heading 1"/>
    <w:basedOn w:val="Normln"/>
    <w:next w:val="Normln"/>
    <w:link w:val="Nadpis1Char"/>
    <w:autoRedefine/>
    <w:qFormat/>
    <w:rsid w:val="0021277B"/>
    <w:pPr>
      <w:keepNext/>
      <w:tabs>
        <w:tab w:val="left" w:pos="8080"/>
      </w:tabs>
      <w:suppressAutoHyphens/>
      <w:spacing w:before="120"/>
      <w:ind w:right="72"/>
      <w:jc w:val="left"/>
      <w:outlineLvl w:val="0"/>
    </w:pPr>
    <w:rPr>
      <w:rFonts w:ascii="Calibri" w:eastAsiaTheme="majorEastAsia" w:hAnsi="Calibri" w:cstheme="majorBidi"/>
      <w:bCs/>
      <w:color w:val="1F497D" w:themeColor="text2"/>
      <w:kern w:val="32"/>
      <w:sz w:val="32"/>
      <w:szCs w:val="32"/>
    </w:rPr>
  </w:style>
  <w:style w:type="paragraph" w:styleId="Nadpis2">
    <w:name w:val="heading 2"/>
    <w:basedOn w:val="Normln"/>
    <w:next w:val="Normln"/>
    <w:link w:val="Nadpis2Char"/>
    <w:unhideWhenUsed/>
    <w:qFormat/>
    <w:rsid w:val="000E0065"/>
    <w:pPr>
      <w:keepNext/>
      <w:suppressAutoHyphens/>
      <w:spacing w:before="360"/>
      <w:jc w:val="left"/>
      <w:outlineLvl w:val="1"/>
    </w:pPr>
    <w:rPr>
      <w:rFonts w:ascii="Calibri" w:eastAsiaTheme="majorEastAsia" w:hAnsi="Calibri" w:cstheme="majorBidi"/>
      <w:bCs/>
      <w:iCs/>
      <w:color w:val="064094"/>
      <w:sz w:val="24"/>
      <w:szCs w:val="28"/>
    </w:rPr>
  </w:style>
  <w:style w:type="paragraph" w:styleId="Nadpis3">
    <w:name w:val="heading 3"/>
    <w:basedOn w:val="Normln"/>
    <w:next w:val="Normln"/>
    <w:link w:val="Nadpis3Char"/>
    <w:uiPriority w:val="9"/>
    <w:unhideWhenUsed/>
    <w:qFormat/>
    <w:rsid w:val="00EE4CA0"/>
    <w:pPr>
      <w:keepNext/>
      <w:keepLines/>
      <w:numPr>
        <w:ilvl w:val="2"/>
        <w:numId w:val="3"/>
      </w:numPr>
      <w:spacing w:before="200" w:after="0"/>
      <w:jc w:val="left"/>
      <w:outlineLvl w:val="2"/>
    </w:pPr>
    <w:rPr>
      <w:rFonts w:eastAsiaTheme="majorEastAsia" w:cstheme="majorBidi"/>
      <w:bCs/>
      <w:iCs/>
      <w:color w:val="1F497D" w:themeColor="text2"/>
      <w:szCs w:val="24"/>
    </w:rPr>
  </w:style>
  <w:style w:type="paragraph" w:styleId="Nadpis4">
    <w:name w:val="heading 4"/>
    <w:basedOn w:val="Normln"/>
    <w:next w:val="Normln"/>
    <w:link w:val="Nadpis4Char"/>
    <w:uiPriority w:val="9"/>
    <w:unhideWhenUsed/>
    <w:rsid w:val="00EE4CA0"/>
    <w:pPr>
      <w:keepNext/>
      <w:keepLines/>
      <w:numPr>
        <w:ilvl w:val="3"/>
        <w:numId w:val="3"/>
      </w:numPr>
      <w:spacing w:before="200" w:after="0"/>
      <w:outlineLvl w:val="3"/>
    </w:pPr>
    <w:rPr>
      <w:rFonts w:eastAsiaTheme="majorEastAsia" w:cstheme="majorBidi"/>
      <w:bCs/>
      <w:iCs/>
      <w:color w:val="4F81BD" w:themeColor="accent1"/>
    </w:rPr>
  </w:style>
  <w:style w:type="paragraph" w:styleId="Nadpis5">
    <w:name w:val="heading 5"/>
    <w:basedOn w:val="Normln"/>
    <w:next w:val="Normln"/>
    <w:link w:val="Nadpis5Char"/>
    <w:uiPriority w:val="9"/>
    <w:unhideWhenUsed/>
    <w:rsid w:val="00EE4CA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rsid w:val="00EE4CA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EE4CA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EE4CA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Nadpis9">
    <w:name w:val="heading 9"/>
    <w:basedOn w:val="Normln"/>
    <w:next w:val="Normln"/>
    <w:link w:val="Nadpis9Char"/>
    <w:uiPriority w:val="9"/>
    <w:semiHidden/>
    <w:unhideWhenUsed/>
    <w:qFormat/>
    <w:rsid w:val="00EE4CA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1277B"/>
    <w:rPr>
      <w:rFonts w:ascii="Calibri" w:eastAsiaTheme="majorEastAsia" w:hAnsi="Calibri" w:cstheme="majorBidi"/>
      <w:bCs/>
      <w:color w:val="1F497D" w:themeColor="text2"/>
      <w:kern w:val="32"/>
      <w:sz w:val="32"/>
      <w:szCs w:val="32"/>
      <w:lang w:val="cs"/>
    </w:rPr>
  </w:style>
  <w:style w:type="character" w:customStyle="1" w:styleId="Nadpis2Char">
    <w:name w:val="Nadpis 2 Char"/>
    <w:basedOn w:val="Standardnpsmoodstavce"/>
    <w:link w:val="Nadpis2"/>
    <w:rsid w:val="000E0065"/>
    <w:rPr>
      <w:rFonts w:ascii="Calibri" w:eastAsiaTheme="majorEastAsia" w:hAnsi="Calibri" w:cstheme="majorBidi"/>
      <w:bCs/>
      <w:iCs/>
      <w:color w:val="064094"/>
      <w:sz w:val="24"/>
      <w:szCs w:val="28"/>
      <w:lang w:val="cs"/>
    </w:rPr>
  </w:style>
  <w:style w:type="character" w:customStyle="1" w:styleId="Nadpis3Char">
    <w:name w:val="Nadpis 3 Char"/>
    <w:basedOn w:val="Standardnpsmoodstavce"/>
    <w:link w:val="Nadpis3"/>
    <w:uiPriority w:val="9"/>
    <w:rsid w:val="00EE4CA0"/>
    <w:rPr>
      <w:rFonts w:ascii="Calibri Light" w:eastAsiaTheme="majorEastAsia" w:hAnsi="Calibri Light" w:cstheme="majorBidi"/>
      <w:bCs/>
      <w:iCs/>
      <w:color w:val="1F497D" w:themeColor="text2"/>
      <w:szCs w:val="24"/>
      <w:lang w:val="cs"/>
    </w:rPr>
  </w:style>
  <w:style w:type="character" w:customStyle="1" w:styleId="Nadpis4Char">
    <w:name w:val="Nadpis 4 Char"/>
    <w:basedOn w:val="Standardnpsmoodstavce"/>
    <w:link w:val="Nadpis4"/>
    <w:uiPriority w:val="9"/>
    <w:rsid w:val="00EE4CA0"/>
    <w:rPr>
      <w:rFonts w:ascii="Calibri Light" w:eastAsiaTheme="majorEastAsia" w:hAnsi="Calibri Light" w:cstheme="majorBidi"/>
      <w:bCs/>
      <w:iCs/>
      <w:color w:val="4F81BD" w:themeColor="accent1"/>
      <w:lang w:val="cs"/>
    </w:rPr>
  </w:style>
  <w:style w:type="character" w:customStyle="1" w:styleId="Nadpis5Char">
    <w:name w:val="Nadpis 5 Char"/>
    <w:basedOn w:val="Standardnpsmoodstavce"/>
    <w:link w:val="Nadpis5"/>
    <w:uiPriority w:val="9"/>
    <w:rsid w:val="00EE4CA0"/>
    <w:rPr>
      <w:rFonts w:asciiTheme="majorHAnsi" w:eastAsiaTheme="majorEastAsia" w:hAnsiTheme="majorHAnsi" w:cstheme="majorBidi"/>
      <w:color w:val="243F60" w:themeColor="accent1" w:themeShade="7F"/>
      <w:lang w:val="cs"/>
    </w:rPr>
  </w:style>
  <w:style w:type="character" w:customStyle="1" w:styleId="Nadpis6Char">
    <w:name w:val="Nadpis 6 Char"/>
    <w:basedOn w:val="Standardnpsmoodstavce"/>
    <w:link w:val="Nadpis6"/>
    <w:uiPriority w:val="9"/>
    <w:semiHidden/>
    <w:rsid w:val="00EE4CA0"/>
    <w:rPr>
      <w:rFonts w:asciiTheme="majorHAnsi" w:eastAsiaTheme="majorEastAsia" w:hAnsiTheme="majorHAnsi" w:cstheme="majorBidi"/>
      <w:i/>
      <w:iCs/>
      <w:color w:val="243F60" w:themeColor="accent1" w:themeShade="7F"/>
      <w:lang w:val="cs"/>
    </w:rPr>
  </w:style>
  <w:style w:type="character" w:customStyle="1" w:styleId="Nadpis7Char">
    <w:name w:val="Nadpis 7 Char"/>
    <w:basedOn w:val="Standardnpsmoodstavce"/>
    <w:link w:val="Nadpis7"/>
    <w:uiPriority w:val="9"/>
    <w:semiHidden/>
    <w:rsid w:val="00EE4CA0"/>
    <w:rPr>
      <w:rFonts w:asciiTheme="majorHAnsi" w:eastAsiaTheme="majorEastAsia" w:hAnsiTheme="majorHAnsi" w:cstheme="majorBidi"/>
      <w:i/>
      <w:iCs/>
      <w:color w:val="404040" w:themeColor="text1" w:themeTint="BF"/>
      <w:lang w:val="cs"/>
    </w:rPr>
  </w:style>
  <w:style w:type="character" w:customStyle="1" w:styleId="Nadpis8Char">
    <w:name w:val="Nadpis 8 Char"/>
    <w:basedOn w:val="Standardnpsmoodstavce"/>
    <w:link w:val="Nadpis8"/>
    <w:uiPriority w:val="9"/>
    <w:semiHidden/>
    <w:rsid w:val="00EE4CA0"/>
    <w:rPr>
      <w:rFonts w:asciiTheme="majorHAnsi" w:eastAsiaTheme="majorEastAsia" w:hAnsiTheme="majorHAnsi" w:cstheme="majorBidi"/>
      <w:color w:val="404040" w:themeColor="text1" w:themeTint="BF"/>
      <w:szCs w:val="20"/>
      <w:lang w:val="cs"/>
    </w:rPr>
  </w:style>
  <w:style w:type="character" w:customStyle="1" w:styleId="Nadpis9Char">
    <w:name w:val="Nadpis 9 Char"/>
    <w:basedOn w:val="Standardnpsmoodstavce"/>
    <w:link w:val="Nadpis9"/>
    <w:uiPriority w:val="9"/>
    <w:semiHidden/>
    <w:rsid w:val="00EE4CA0"/>
    <w:rPr>
      <w:rFonts w:asciiTheme="majorHAnsi" w:eastAsiaTheme="majorEastAsia" w:hAnsiTheme="majorHAnsi" w:cstheme="majorBidi"/>
      <w:i/>
      <w:iCs/>
      <w:color w:val="404040" w:themeColor="text1" w:themeTint="BF"/>
      <w:szCs w:val="20"/>
      <w:lang w:val="cs"/>
    </w:rPr>
  </w:style>
  <w:style w:type="paragraph" w:styleId="Odstavecseseznamem">
    <w:name w:val="List Paragraph"/>
    <w:basedOn w:val="Normln"/>
    <w:uiPriority w:val="34"/>
    <w:qFormat/>
    <w:rsid w:val="003E33E8"/>
    <w:pPr>
      <w:numPr>
        <w:numId w:val="2"/>
      </w:numPr>
      <w:contextualSpacing/>
    </w:pPr>
  </w:style>
  <w:style w:type="paragraph" w:styleId="Bezmezer">
    <w:name w:val="No Spacing"/>
    <w:uiPriority w:val="1"/>
    <w:rsid w:val="00CB2014"/>
    <w:pPr>
      <w:spacing w:after="0" w:line="240" w:lineRule="auto"/>
    </w:pPr>
  </w:style>
  <w:style w:type="character" w:styleId="Hypertextovodkaz">
    <w:name w:val="Hyperlink"/>
    <w:basedOn w:val="Standardnpsmoodstavce"/>
    <w:uiPriority w:val="99"/>
    <w:unhideWhenUsed/>
    <w:rsid w:val="000B2A55"/>
    <w:rPr>
      <w:color w:val="064094"/>
      <w:u w:val="none"/>
    </w:rPr>
  </w:style>
  <w:style w:type="paragraph" w:styleId="Textbubliny">
    <w:name w:val="Balloon Text"/>
    <w:basedOn w:val="Normln"/>
    <w:link w:val="TextbublinyChar"/>
    <w:uiPriority w:val="99"/>
    <w:semiHidden/>
    <w:unhideWhenUsed/>
    <w:rsid w:val="00A42404"/>
    <w:pPr>
      <w:spacing w:after="0"/>
    </w:pPr>
    <w:rPr>
      <w:rFonts w:ascii="Lucida Grande" w:hAnsi="Lucida Grande" w:cs="Lucida Grande"/>
      <w:sz w:val="18"/>
      <w:szCs w:val="18"/>
    </w:rPr>
  </w:style>
  <w:style w:type="character" w:customStyle="1" w:styleId="TextbublinyChar">
    <w:name w:val="Text bubliny Char"/>
    <w:basedOn w:val="Standardnpsmoodstavce"/>
    <w:link w:val="Textbubliny"/>
    <w:uiPriority w:val="99"/>
    <w:semiHidden/>
    <w:rsid w:val="00406AA2"/>
    <w:rPr>
      <w:rFonts w:ascii="Lucida Grande" w:eastAsia="Calibri" w:hAnsi="Lucida Grande" w:cs="Lucida Grande"/>
      <w:color w:val="0D0D0D" w:themeColor="text1" w:themeTint="F2"/>
      <w:sz w:val="18"/>
      <w:szCs w:val="18"/>
      <w:lang w:val="cs"/>
    </w:rPr>
  </w:style>
  <w:style w:type="character" w:styleId="Zdraznnintenzivn">
    <w:name w:val="Intense Emphasis"/>
    <w:basedOn w:val="Standardnpsmoodstavce"/>
    <w:uiPriority w:val="21"/>
    <w:qFormat/>
    <w:rsid w:val="007D681A"/>
    <w:rPr>
      <w:b/>
      <w:bCs/>
      <w:i/>
      <w:iCs/>
      <w:color w:val="4F81BD" w:themeColor="accent1"/>
    </w:rPr>
  </w:style>
  <w:style w:type="table" w:styleId="Svtlstnovnzvraznn2">
    <w:name w:val="Light Shading Accent 2"/>
    <w:basedOn w:val="Normlntabulka"/>
    <w:uiPriority w:val="60"/>
    <w:rsid w:val="00C776C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tlstnovnzvraznn1">
    <w:name w:val="Light Shading Accent 1"/>
    <w:basedOn w:val="Normlntabulka"/>
    <w:uiPriority w:val="60"/>
    <w:rsid w:val="0075116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ulek">
    <w:name w:val="caption"/>
    <w:basedOn w:val="Normln"/>
    <w:next w:val="Normln"/>
    <w:uiPriority w:val="6"/>
    <w:unhideWhenUsed/>
    <w:qFormat/>
    <w:rsid w:val="00DF7462"/>
    <w:pPr>
      <w:spacing w:line="240" w:lineRule="auto"/>
      <w:jc w:val="left"/>
    </w:pPr>
    <w:rPr>
      <w:b/>
      <w:bCs/>
      <w:vanish/>
      <w:color w:val="4F81BD" w:themeColor="accent1"/>
      <w:sz w:val="18"/>
      <w:szCs w:val="18"/>
    </w:rPr>
  </w:style>
  <w:style w:type="paragraph" w:styleId="Zhlav">
    <w:name w:val="header"/>
    <w:basedOn w:val="Normln"/>
    <w:link w:val="ZhlavChar"/>
    <w:uiPriority w:val="99"/>
    <w:unhideWhenUsed/>
    <w:rsid w:val="00160620"/>
    <w:pPr>
      <w:tabs>
        <w:tab w:val="center" w:pos="4320"/>
        <w:tab w:val="right" w:pos="8640"/>
      </w:tabs>
      <w:spacing w:after="0" w:line="240" w:lineRule="auto"/>
    </w:pPr>
  </w:style>
  <w:style w:type="character" w:customStyle="1" w:styleId="ZhlavChar">
    <w:name w:val="Záhlaví Char"/>
    <w:basedOn w:val="Standardnpsmoodstavce"/>
    <w:link w:val="Zhlav"/>
    <w:uiPriority w:val="99"/>
    <w:rsid w:val="00132FC1"/>
    <w:rPr>
      <w:rFonts w:ascii="Calibri" w:eastAsia="Calibri" w:hAnsi="Calibri" w:cs="Times New Roman"/>
      <w:color w:val="0D0D0D" w:themeColor="text1" w:themeTint="F2"/>
      <w:lang w:val="cs"/>
    </w:rPr>
  </w:style>
  <w:style w:type="paragraph" w:styleId="Zpat">
    <w:name w:val="footer"/>
    <w:basedOn w:val="Normln"/>
    <w:link w:val="ZpatChar"/>
    <w:uiPriority w:val="99"/>
    <w:unhideWhenUsed/>
    <w:rsid w:val="00160620"/>
    <w:pPr>
      <w:tabs>
        <w:tab w:val="center" w:pos="4320"/>
        <w:tab w:val="right" w:pos="8640"/>
      </w:tabs>
      <w:spacing w:after="0" w:line="240" w:lineRule="auto"/>
    </w:pPr>
  </w:style>
  <w:style w:type="character" w:customStyle="1" w:styleId="ZpatChar">
    <w:name w:val="Zápatí Char"/>
    <w:basedOn w:val="Standardnpsmoodstavce"/>
    <w:link w:val="Zpat"/>
    <w:uiPriority w:val="99"/>
    <w:rsid w:val="00132FC1"/>
    <w:rPr>
      <w:rFonts w:ascii="Calibri" w:eastAsia="Calibri" w:hAnsi="Calibri" w:cs="Times New Roman"/>
      <w:color w:val="0D0D0D" w:themeColor="text1" w:themeTint="F2"/>
      <w:lang w:val="cs"/>
    </w:rPr>
  </w:style>
  <w:style w:type="paragraph" w:styleId="Textpoznpodarou">
    <w:name w:val="footnote text"/>
    <w:aliases w:val="Char,Char Char Char"/>
    <w:basedOn w:val="Normln"/>
    <w:link w:val="TextpoznpodarouChar"/>
    <w:uiPriority w:val="99"/>
    <w:unhideWhenUsed/>
    <w:rsid w:val="00D07F8A"/>
    <w:pPr>
      <w:spacing w:after="0" w:line="240" w:lineRule="auto"/>
    </w:pPr>
    <w:rPr>
      <w:sz w:val="18"/>
      <w:szCs w:val="20"/>
    </w:rPr>
  </w:style>
  <w:style w:type="character" w:customStyle="1" w:styleId="TextpoznpodarouChar">
    <w:name w:val="Text pozn. pod čarou Char"/>
    <w:aliases w:val="Char Char,Char Char Char Char"/>
    <w:basedOn w:val="Standardnpsmoodstavce"/>
    <w:link w:val="Textpoznpodarou"/>
    <w:uiPriority w:val="99"/>
    <w:rsid w:val="004B20BC"/>
    <w:rPr>
      <w:rFonts w:ascii="Calibri" w:eastAsia="Calibri" w:hAnsi="Calibri" w:cs="Times New Roman"/>
      <w:color w:val="0D0D0D" w:themeColor="text1" w:themeTint="F2"/>
      <w:sz w:val="18"/>
      <w:szCs w:val="20"/>
      <w:lang w:val="cs"/>
    </w:rPr>
  </w:style>
  <w:style w:type="character" w:styleId="Znakapoznpodarou">
    <w:name w:val="footnote reference"/>
    <w:basedOn w:val="Standardnpsmoodstavce"/>
    <w:uiPriority w:val="99"/>
    <w:unhideWhenUsed/>
    <w:rsid w:val="004B20BC"/>
    <w:rPr>
      <w:vertAlign w:val="superscript"/>
    </w:rPr>
  </w:style>
  <w:style w:type="table" w:styleId="Mkatabulky">
    <w:name w:val="Table Grid"/>
    <w:basedOn w:val="Normlntabulka"/>
    <w:uiPriority w:val="59"/>
    <w:rsid w:val="008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tednseznam1zvraznn1">
    <w:name w:val="Medium List 1 Accent 1"/>
    <w:basedOn w:val="Normlntabulka"/>
    <w:uiPriority w:val="65"/>
    <w:rsid w:val="0084138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MarginNote">
    <w:name w:val="Margin Note"/>
    <w:basedOn w:val="Normln"/>
    <w:autoRedefine/>
    <w:qFormat/>
    <w:rsid w:val="005E681C"/>
    <w:pPr>
      <w:keepNext/>
      <w:framePr w:w="1973" w:h="719" w:hRule="exact" w:hSpace="284" w:vSpace="181" w:wrap="around" w:vAnchor="text" w:hAnchor="page" w:y="208"/>
      <w:ind w:left="357"/>
      <w:jc w:val="right"/>
    </w:pPr>
    <w:rPr>
      <w:color w:val="17365D"/>
      <w:sz w:val="19"/>
    </w:rPr>
  </w:style>
  <w:style w:type="character" w:styleId="slostrnky">
    <w:name w:val="page number"/>
    <w:basedOn w:val="Standardnpsmoodstavce"/>
    <w:uiPriority w:val="99"/>
    <w:semiHidden/>
    <w:unhideWhenUsed/>
    <w:rsid w:val="00CD0A71"/>
  </w:style>
  <w:style w:type="paragraph" w:styleId="Obsah1">
    <w:name w:val="toc 1"/>
    <w:basedOn w:val="Normln"/>
    <w:next w:val="Normln"/>
    <w:autoRedefine/>
    <w:uiPriority w:val="39"/>
    <w:unhideWhenUsed/>
    <w:rsid w:val="005119A7"/>
    <w:pPr>
      <w:spacing w:before="120" w:after="0"/>
      <w:jc w:val="left"/>
    </w:pPr>
    <w:rPr>
      <w:rFonts w:asciiTheme="minorHAnsi" w:hAnsiTheme="minorHAnsi"/>
      <w:b/>
      <w:sz w:val="24"/>
      <w:szCs w:val="24"/>
    </w:rPr>
  </w:style>
  <w:style w:type="paragraph" w:styleId="Obsah2">
    <w:name w:val="toc 2"/>
    <w:basedOn w:val="Normln"/>
    <w:next w:val="Normln"/>
    <w:autoRedefine/>
    <w:uiPriority w:val="39"/>
    <w:unhideWhenUsed/>
    <w:rsid w:val="005119A7"/>
    <w:pPr>
      <w:spacing w:after="0"/>
      <w:ind w:left="220"/>
      <w:jc w:val="left"/>
    </w:pPr>
    <w:rPr>
      <w:rFonts w:asciiTheme="minorHAnsi" w:hAnsiTheme="minorHAnsi"/>
      <w:b/>
    </w:rPr>
  </w:style>
  <w:style w:type="paragraph" w:styleId="Obsah3">
    <w:name w:val="toc 3"/>
    <w:basedOn w:val="Normln"/>
    <w:next w:val="Normln"/>
    <w:autoRedefine/>
    <w:uiPriority w:val="39"/>
    <w:unhideWhenUsed/>
    <w:rsid w:val="00CD0A71"/>
    <w:pPr>
      <w:spacing w:after="0"/>
      <w:ind w:left="440"/>
      <w:jc w:val="left"/>
    </w:pPr>
    <w:rPr>
      <w:rFonts w:asciiTheme="minorHAnsi" w:hAnsiTheme="minorHAnsi"/>
    </w:rPr>
  </w:style>
  <w:style w:type="paragraph" w:styleId="Obsah4">
    <w:name w:val="toc 4"/>
    <w:basedOn w:val="Normln"/>
    <w:next w:val="Normln"/>
    <w:autoRedefine/>
    <w:uiPriority w:val="39"/>
    <w:unhideWhenUsed/>
    <w:rsid w:val="00CD0A71"/>
    <w:pPr>
      <w:spacing w:after="0"/>
      <w:ind w:left="660"/>
      <w:jc w:val="left"/>
    </w:pPr>
    <w:rPr>
      <w:rFonts w:asciiTheme="minorHAnsi" w:hAnsiTheme="minorHAnsi"/>
      <w:sz w:val="20"/>
      <w:szCs w:val="20"/>
    </w:rPr>
  </w:style>
  <w:style w:type="paragraph" w:styleId="Obsah5">
    <w:name w:val="toc 5"/>
    <w:basedOn w:val="Normln"/>
    <w:next w:val="Normln"/>
    <w:autoRedefine/>
    <w:uiPriority w:val="39"/>
    <w:unhideWhenUsed/>
    <w:rsid w:val="00CD0A71"/>
    <w:pPr>
      <w:spacing w:after="0"/>
      <w:ind w:left="880"/>
      <w:jc w:val="left"/>
    </w:pPr>
    <w:rPr>
      <w:rFonts w:asciiTheme="minorHAnsi" w:hAnsiTheme="minorHAnsi"/>
      <w:sz w:val="20"/>
      <w:szCs w:val="20"/>
    </w:rPr>
  </w:style>
  <w:style w:type="paragraph" w:styleId="Obsah6">
    <w:name w:val="toc 6"/>
    <w:basedOn w:val="Normln"/>
    <w:next w:val="Normln"/>
    <w:autoRedefine/>
    <w:uiPriority w:val="39"/>
    <w:unhideWhenUsed/>
    <w:rsid w:val="00CD0A71"/>
    <w:pPr>
      <w:spacing w:after="0"/>
      <w:ind w:left="1100"/>
      <w:jc w:val="left"/>
    </w:pPr>
    <w:rPr>
      <w:rFonts w:asciiTheme="minorHAnsi" w:hAnsiTheme="minorHAnsi"/>
      <w:sz w:val="20"/>
      <w:szCs w:val="20"/>
    </w:rPr>
  </w:style>
  <w:style w:type="paragraph" w:styleId="Obsah7">
    <w:name w:val="toc 7"/>
    <w:basedOn w:val="Normln"/>
    <w:next w:val="Normln"/>
    <w:autoRedefine/>
    <w:uiPriority w:val="39"/>
    <w:unhideWhenUsed/>
    <w:rsid w:val="00CD0A71"/>
    <w:pPr>
      <w:spacing w:after="0"/>
      <w:ind w:left="1320"/>
      <w:jc w:val="left"/>
    </w:pPr>
    <w:rPr>
      <w:rFonts w:asciiTheme="minorHAnsi" w:hAnsiTheme="minorHAnsi"/>
      <w:sz w:val="20"/>
      <w:szCs w:val="20"/>
    </w:rPr>
  </w:style>
  <w:style w:type="paragraph" w:styleId="Obsah8">
    <w:name w:val="toc 8"/>
    <w:basedOn w:val="Normln"/>
    <w:next w:val="Normln"/>
    <w:autoRedefine/>
    <w:uiPriority w:val="39"/>
    <w:unhideWhenUsed/>
    <w:rsid w:val="00CD0A71"/>
    <w:pPr>
      <w:spacing w:after="0"/>
      <w:ind w:left="1540"/>
      <w:jc w:val="left"/>
    </w:pPr>
    <w:rPr>
      <w:rFonts w:asciiTheme="minorHAnsi" w:hAnsiTheme="minorHAnsi"/>
      <w:sz w:val="20"/>
      <w:szCs w:val="20"/>
    </w:rPr>
  </w:style>
  <w:style w:type="paragraph" w:styleId="Obsah9">
    <w:name w:val="toc 9"/>
    <w:basedOn w:val="Normln"/>
    <w:next w:val="Normln"/>
    <w:autoRedefine/>
    <w:uiPriority w:val="39"/>
    <w:unhideWhenUsed/>
    <w:rsid w:val="00CD0A71"/>
    <w:pPr>
      <w:spacing w:after="0"/>
      <w:ind w:left="1760"/>
      <w:jc w:val="left"/>
    </w:pPr>
    <w:rPr>
      <w:rFonts w:asciiTheme="minorHAnsi" w:hAnsiTheme="minorHAnsi"/>
      <w:sz w:val="20"/>
      <w:szCs w:val="20"/>
    </w:rPr>
  </w:style>
  <w:style w:type="paragraph" w:customStyle="1" w:styleId="Box">
    <w:name w:val="Box"/>
    <w:basedOn w:val="Normln"/>
    <w:link w:val="BoxChar"/>
    <w:rsid w:val="00CD0A71"/>
    <w:pPr>
      <w:pBdr>
        <w:top w:val="single" w:sz="12" w:space="1" w:color="4F81BD" w:themeColor="accent1"/>
        <w:left w:val="single" w:sz="12" w:space="4" w:color="4F81BD" w:themeColor="accent1"/>
        <w:bottom w:val="single" w:sz="12" w:space="1" w:color="4F81BD" w:themeColor="accent1"/>
        <w:right w:val="single" w:sz="12" w:space="4" w:color="4F81BD" w:themeColor="accent1"/>
      </w:pBdr>
      <w:shd w:val="clear" w:color="auto" w:fill="DBE5F1" w:themeFill="accent1" w:themeFillTint="33"/>
      <w:ind w:left="-1701" w:right="-93"/>
    </w:pPr>
  </w:style>
  <w:style w:type="character" w:customStyle="1" w:styleId="BoxChar">
    <w:name w:val="Box Char"/>
    <w:basedOn w:val="Standardnpsmoodstavce"/>
    <w:link w:val="Box"/>
    <w:rsid w:val="00CD0A71"/>
    <w:rPr>
      <w:rFonts w:ascii="Calibri" w:eastAsia="Calibri" w:hAnsi="Calibri" w:cs="Times New Roman"/>
      <w:color w:val="0D0D0D" w:themeColor="text1" w:themeTint="F2"/>
      <w:shd w:val="clear" w:color="auto" w:fill="DBE5F1" w:themeFill="accent1" w:themeFillTint="33"/>
      <w:lang w:val="cs"/>
    </w:rPr>
  </w:style>
  <w:style w:type="paragraph" w:customStyle="1" w:styleId="Boxtitle">
    <w:name w:val="Box title"/>
    <w:basedOn w:val="Box"/>
    <w:link w:val="BoxtitleChar"/>
    <w:rsid w:val="00CD0A71"/>
    <w:rPr>
      <w:b/>
      <w:color w:val="1F497D" w:themeColor="text2"/>
      <w:sz w:val="24"/>
    </w:rPr>
  </w:style>
  <w:style w:type="character" w:customStyle="1" w:styleId="BoxtitleChar">
    <w:name w:val="Box title Char"/>
    <w:basedOn w:val="BoxChar"/>
    <w:link w:val="Boxtitle"/>
    <w:rsid w:val="00CD0A71"/>
    <w:rPr>
      <w:rFonts w:ascii="Calibri" w:eastAsia="Calibri" w:hAnsi="Calibri" w:cs="Times New Roman"/>
      <w:b/>
      <w:color w:val="1F497D" w:themeColor="text2"/>
      <w:sz w:val="24"/>
      <w:shd w:val="clear" w:color="auto" w:fill="DBE5F1" w:themeFill="accent1" w:themeFillTint="33"/>
      <w:lang w:val="cs"/>
    </w:rPr>
  </w:style>
  <w:style w:type="paragraph" w:customStyle="1" w:styleId="Figurenote">
    <w:name w:val="Figure note"/>
    <w:basedOn w:val="Normln"/>
    <w:link w:val="FigurenoteChar"/>
    <w:qFormat/>
    <w:rsid w:val="002F1B37"/>
    <w:pPr>
      <w:spacing w:after="60" w:line="240" w:lineRule="auto"/>
      <w:ind w:left="578"/>
      <w:jc w:val="left"/>
    </w:pPr>
    <w:rPr>
      <w:i/>
      <w:color w:val="7F7F7F" w:themeColor="text1" w:themeTint="80"/>
      <w:sz w:val="16"/>
    </w:rPr>
  </w:style>
  <w:style w:type="character" w:customStyle="1" w:styleId="FigurenoteChar">
    <w:name w:val="Figure note Char"/>
    <w:basedOn w:val="Standardnpsmoodstavce"/>
    <w:link w:val="Figurenote"/>
    <w:rsid w:val="002F1B37"/>
    <w:rPr>
      <w:rFonts w:ascii="Calibri Light" w:eastAsia="Calibri" w:hAnsi="Calibri Light" w:cs="Times New Roman"/>
      <w:i/>
      <w:color w:val="7F7F7F" w:themeColor="text1" w:themeTint="80"/>
      <w:sz w:val="16"/>
      <w:lang w:val="cs"/>
    </w:rPr>
  </w:style>
  <w:style w:type="character" w:styleId="Odkaznakoment">
    <w:name w:val="annotation reference"/>
    <w:basedOn w:val="Standardnpsmoodstavce"/>
    <w:uiPriority w:val="99"/>
    <w:semiHidden/>
    <w:unhideWhenUsed/>
    <w:rsid w:val="00CD0A71"/>
    <w:rPr>
      <w:sz w:val="16"/>
      <w:szCs w:val="16"/>
    </w:rPr>
  </w:style>
  <w:style w:type="paragraph" w:styleId="Textkomente">
    <w:name w:val="annotation text"/>
    <w:basedOn w:val="Normln"/>
    <w:link w:val="TextkomenteChar"/>
    <w:uiPriority w:val="99"/>
    <w:unhideWhenUsed/>
    <w:rsid w:val="00CD0A71"/>
    <w:pPr>
      <w:spacing w:line="240" w:lineRule="auto"/>
    </w:pPr>
    <w:rPr>
      <w:szCs w:val="20"/>
    </w:rPr>
  </w:style>
  <w:style w:type="character" w:customStyle="1" w:styleId="TextkomenteChar">
    <w:name w:val="Text komentáře Char"/>
    <w:basedOn w:val="Standardnpsmoodstavce"/>
    <w:link w:val="Textkomente"/>
    <w:uiPriority w:val="99"/>
    <w:rsid w:val="00CD0A71"/>
    <w:rPr>
      <w:rFonts w:ascii="Calibri" w:eastAsia="Calibri" w:hAnsi="Calibri" w:cs="Times New Roman"/>
      <w:color w:val="0D0D0D" w:themeColor="text1" w:themeTint="F2"/>
      <w:szCs w:val="20"/>
      <w:lang w:val="cs"/>
    </w:rPr>
  </w:style>
  <w:style w:type="paragraph" w:styleId="Pedmtkomente">
    <w:name w:val="annotation subject"/>
    <w:basedOn w:val="Textkomente"/>
    <w:next w:val="Textkomente"/>
    <w:link w:val="PedmtkomenteChar"/>
    <w:uiPriority w:val="99"/>
    <w:semiHidden/>
    <w:unhideWhenUsed/>
    <w:rsid w:val="00CD0A71"/>
    <w:rPr>
      <w:b/>
      <w:bCs/>
    </w:rPr>
  </w:style>
  <w:style w:type="character" w:customStyle="1" w:styleId="PedmtkomenteChar">
    <w:name w:val="Předmět komentáře Char"/>
    <w:basedOn w:val="TextkomenteChar"/>
    <w:link w:val="Pedmtkomente"/>
    <w:uiPriority w:val="99"/>
    <w:semiHidden/>
    <w:rsid w:val="00CD0A71"/>
    <w:rPr>
      <w:rFonts w:ascii="Calibri" w:eastAsia="Calibri" w:hAnsi="Calibri" w:cs="Times New Roman"/>
      <w:b/>
      <w:bCs/>
      <w:color w:val="0D0D0D" w:themeColor="text1" w:themeTint="F2"/>
      <w:szCs w:val="20"/>
      <w:lang w:val="cs"/>
    </w:rPr>
  </w:style>
  <w:style w:type="paragraph" w:styleId="Seznamobrzk">
    <w:name w:val="table of figures"/>
    <w:basedOn w:val="Normln"/>
    <w:next w:val="Normln"/>
    <w:uiPriority w:val="99"/>
    <w:unhideWhenUsed/>
    <w:rsid w:val="00CD0A71"/>
    <w:pPr>
      <w:spacing w:after="0"/>
    </w:pPr>
  </w:style>
  <w:style w:type="character" w:styleId="Siln">
    <w:name w:val="Strong"/>
    <w:uiPriority w:val="22"/>
    <w:qFormat/>
    <w:rsid w:val="00CD0A71"/>
    <w:rPr>
      <w:b/>
    </w:rPr>
  </w:style>
  <w:style w:type="paragraph" w:customStyle="1" w:styleId="MarginTable">
    <w:name w:val="Margin Table"/>
    <w:basedOn w:val="MarginNote"/>
    <w:qFormat/>
    <w:rsid w:val="000C737A"/>
    <w:pPr>
      <w:framePr w:w="0" w:hRule="auto" w:hSpace="0" w:vSpace="0" w:wrap="auto" w:vAnchor="margin" w:hAnchor="text" w:yAlign="inline"/>
      <w:spacing w:after="0"/>
      <w:ind w:left="-1701"/>
      <w:jc w:val="left"/>
    </w:pPr>
    <w:rPr>
      <w:rFonts w:ascii="Calibri" w:hAnsi="Calibri"/>
      <w:b/>
      <w:sz w:val="20"/>
    </w:rPr>
  </w:style>
  <w:style w:type="character" w:styleId="Sledovanodkaz">
    <w:name w:val="FollowedHyperlink"/>
    <w:basedOn w:val="Standardnpsmoodstavce"/>
    <w:uiPriority w:val="99"/>
    <w:semiHidden/>
    <w:unhideWhenUsed/>
    <w:rsid w:val="00CD0A71"/>
    <w:rPr>
      <w:color w:val="800080" w:themeColor="followedHyperlink"/>
      <w:u w:val="single"/>
    </w:rPr>
  </w:style>
  <w:style w:type="paragraph" w:styleId="Rozloendokumentu">
    <w:name w:val="Document Map"/>
    <w:basedOn w:val="Normln"/>
    <w:link w:val="RozloendokumentuChar"/>
    <w:uiPriority w:val="99"/>
    <w:semiHidden/>
    <w:unhideWhenUsed/>
    <w:rsid w:val="00CD0A71"/>
    <w:pPr>
      <w:spacing w:after="0"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CD0A71"/>
    <w:rPr>
      <w:rFonts w:ascii="Tahoma" w:eastAsia="Calibri" w:hAnsi="Tahoma" w:cs="Tahoma"/>
      <w:color w:val="0D0D0D" w:themeColor="text1" w:themeTint="F2"/>
      <w:sz w:val="16"/>
      <w:szCs w:val="16"/>
      <w:lang w:val="cs"/>
    </w:rPr>
  </w:style>
  <w:style w:type="table" w:customStyle="1" w:styleId="LightShading-Accent11">
    <w:name w:val="Light Shading - Accent 11"/>
    <w:basedOn w:val="Normlntabulka"/>
    <w:uiPriority w:val="60"/>
    <w:rsid w:val="00CD0A71"/>
    <w:pPr>
      <w:spacing w:after="0" w:line="240" w:lineRule="auto"/>
    </w:pPr>
    <w:rPr>
      <w:rFonts w:ascii="Times New Roman" w:eastAsia="Helvetica"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ghlight">
    <w:name w:val="Highlight"/>
    <w:basedOn w:val="Normln"/>
    <w:link w:val="HighlightChar"/>
    <w:qFormat/>
    <w:rsid w:val="00CD0A71"/>
    <w:pPr>
      <w:ind w:left="567" w:right="758"/>
      <w:jc w:val="center"/>
    </w:pPr>
    <w:rPr>
      <w:color w:val="1F497D" w:themeColor="text2"/>
      <w:sz w:val="28"/>
      <w:szCs w:val="28"/>
    </w:rPr>
  </w:style>
  <w:style w:type="character" w:customStyle="1" w:styleId="HighlightChar">
    <w:name w:val="Highlight Char"/>
    <w:basedOn w:val="Standardnpsmoodstavce"/>
    <w:link w:val="Highlight"/>
    <w:rsid w:val="00CD0A71"/>
    <w:rPr>
      <w:rFonts w:ascii="Calibri" w:eastAsia="Calibri" w:hAnsi="Calibri" w:cs="Times New Roman"/>
      <w:color w:val="1F497D" w:themeColor="text2"/>
      <w:sz w:val="28"/>
      <w:szCs w:val="28"/>
      <w:lang w:val="cs"/>
    </w:rPr>
  </w:style>
  <w:style w:type="character" w:styleId="Zdraznn">
    <w:name w:val="Emphasis"/>
    <w:basedOn w:val="Standardnpsmoodstavce"/>
    <w:uiPriority w:val="20"/>
    <w:qFormat/>
    <w:rsid w:val="00CD0A71"/>
    <w:rPr>
      <w:i/>
      <w:iCs/>
    </w:rPr>
  </w:style>
  <w:style w:type="paragraph" w:styleId="Normlnweb">
    <w:name w:val="Normal (Web)"/>
    <w:basedOn w:val="Normln"/>
    <w:uiPriority w:val="99"/>
    <w:unhideWhenUsed/>
    <w:rsid w:val="00000D4D"/>
    <w:pPr>
      <w:spacing w:before="100" w:beforeAutospacing="1" w:after="100" w:afterAutospacing="1" w:line="240" w:lineRule="auto"/>
      <w:jc w:val="left"/>
    </w:pPr>
    <w:rPr>
      <w:rFonts w:ascii="Times New Roman" w:eastAsiaTheme="minorEastAsia" w:hAnsi="Times New Roman"/>
      <w:color w:val="auto"/>
      <w:sz w:val="24"/>
      <w:szCs w:val="24"/>
    </w:rPr>
  </w:style>
  <w:style w:type="character" w:customStyle="1" w:styleId="apple-converted-space">
    <w:name w:val="apple-converted-space"/>
    <w:basedOn w:val="Standardnpsmoodstavce"/>
    <w:rsid w:val="00CD0A71"/>
  </w:style>
  <w:style w:type="paragraph" w:styleId="Nzev">
    <w:name w:val="Title"/>
    <w:basedOn w:val="Nadpis1"/>
    <w:next w:val="Normln"/>
    <w:link w:val="NzevChar"/>
    <w:uiPriority w:val="10"/>
    <w:qFormat/>
    <w:rsid w:val="00EE4CA0"/>
    <w:pPr>
      <w:spacing w:after="0"/>
      <w:jc w:val="right"/>
      <w:outlineLvl w:val="9"/>
    </w:pPr>
    <w:rPr>
      <w:color w:val="393939"/>
      <w:sz w:val="36"/>
    </w:rPr>
  </w:style>
  <w:style w:type="character" w:customStyle="1" w:styleId="NzevChar">
    <w:name w:val="Název Char"/>
    <w:basedOn w:val="Standardnpsmoodstavce"/>
    <w:link w:val="Nzev"/>
    <w:uiPriority w:val="10"/>
    <w:rsid w:val="00EE4CA0"/>
    <w:rPr>
      <w:rFonts w:ascii="Calibri" w:eastAsiaTheme="majorEastAsia" w:hAnsi="Calibri" w:cstheme="majorBidi"/>
      <w:bCs/>
      <w:color w:val="393939"/>
      <w:kern w:val="32"/>
      <w:sz w:val="36"/>
      <w:szCs w:val="32"/>
      <w:lang w:val="cs"/>
    </w:rPr>
  </w:style>
  <w:style w:type="paragraph" w:styleId="Podnadpis">
    <w:name w:val="Subtitle"/>
    <w:basedOn w:val="Nzev"/>
    <w:next w:val="Normln"/>
    <w:link w:val="PodnadpisChar"/>
    <w:uiPriority w:val="11"/>
    <w:qFormat/>
    <w:rsid w:val="006A67CF"/>
    <w:pPr>
      <w:spacing w:before="0" w:after="240"/>
    </w:pPr>
    <w:rPr>
      <w:color w:val="064094"/>
      <w:sz w:val="24"/>
    </w:rPr>
  </w:style>
  <w:style w:type="character" w:customStyle="1" w:styleId="PodnadpisChar">
    <w:name w:val="Podnadpis Char"/>
    <w:basedOn w:val="Standardnpsmoodstavce"/>
    <w:link w:val="Podnadpis"/>
    <w:uiPriority w:val="11"/>
    <w:rsid w:val="006A67CF"/>
    <w:rPr>
      <w:rFonts w:ascii="Calibri" w:eastAsiaTheme="majorEastAsia" w:hAnsi="Calibri" w:cstheme="majorBidi"/>
      <w:bCs/>
      <w:color w:val="064094"/>
      <w:kern w:val="32"/>
      <w:sz w:val="24"/>
      <w:szCs w:val="32"/>
      <w:lang w:val="cs"/>
    </w:rPr>
  </w:style>
  <w:style w:type="paragraph" w:styleId="Textvysvtlivek">
    <w:name w:val="endnote text"/>
    <w:basedOn w:val="Normln"/>
    <w:link w:val="TextvysvtlivekChar"/>
    <w:uiPriority w:val="99"/>
    <w:semiHidden/>
    <w:unhideWhenUsed/>
    <w:rsid w:val="00CD0A71"/>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CD0A71"/>
    <w:rPr>
      <w:rFonts w:ascii="Calibri" w:eastAsia="Calibri" w:hAnsi="Calibri" w:cs="Times New Roman"/>
      <w:color w:val="0D0D0D" w:themeColor="text1" w:themeTint="F2"/>
      <w:szCs w:val="20"/>
      <w:lang w:val="cs"/>
    </w:rPr>
  </w:style>
  <w:style w:type="character" w:styleId="Odkaznavysvtlivky">
    <w:name w:val="endnote reference"/>
    <w:basedOn w:val="Standardnpsmoodstavce"/>
    <w:uiPriority w:val="99"/>
    <w:semiHidden/>
    <w:unhideWhenUsed/>
    <w:rsid w:val="00CD0A71"/>
    <w:rPr>
      <w:vertAlign w:val="superscript"/>
    </w:rPr>
  </w:style>
  <w:style w:type="paragraph" w:customStyle="1" w:styleId="rtejustify">
    <w:name w:val="rtejustify"/>
    <w:basedOn w:val="Normln"/>
    <w:rsid w:val="002D78FC"/>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paragraph" w:styleId="Citt">
    <w:name w:val="Quote"/>
    <w:basedOn w:val="Normln"/>
    <w:next w:val="Normln"/>
    <w:link w:val="CittChar"/>
    <w:uiPriority w:val="29"/>
    <w:qFormat/>
    <w:rsid w:val="00AE724E"/>
    <w:pPr>
      <w:spacing w:before="240" w:after="240"/>
      <w:jc w:val="left"/>
    </w:pPr>
    <w:rPr>
      <w:iCs/>
      <w:color w:val="1F497D" w:themeColor="text2"/>
      <w:sz w:val="26"/>
    </w:rPr>
  </w:style>
  <w:style w:type="character" w:customStyle="1" w:styleId="CittChar">
    <w:name w:val="Citát Char"/>
    <w:basedOn w:val="Standardnpsmoodstavce"/>
    <w:link w:val="Citt"/>
    <w:uiPriority w:val="29"/>
    <w:rsid w:val="00AE724E"/>
    <w:rPr>
      <w:rFonts w:ascii="Calibri Light" w:eastAsia="Calibri" w:hAnsi="Calibri Light" w:cs="Times New Roman"/>
      <w:iCs/>
      <w:color w:val="1F497D" w:themeColor="text2"/>
      <w:sz w:val="26"/>
      <w:lang w:val="cs"/>
    </w:rPr>
  </w:style>
  <w:style w:type="paragraph" w:styleId="Revize">
    <w:name w:val="Revision"/>
    <w:hidden/>
    <w:uiPriority w:val="99"/>
    <w:semiHidden/>
    <w:rsid w:val="00506F1E"/>
    <w:pPr>
      <w:spacing w:after="0" w:line="240" w:lineRule="auto"/>
    </w:pPr>
    <w:rPr>
      <w:rFonts w:ascii="Calibri" w:eastAsia="Calibri" w:hAnsi="Calibri" w:cs="Times New Roman"/>
      <w:color w:val="0D0D0D" w:themeColor="text1" w:themeTint="F2"/>
    </w:rPr>
  </w:style>
  <w:style w:type="character" w:styleId="Zstupntext">
    <w:name w:val="Placeholder Text"/>
    <w:basedOn w:val="Standardnpsmoodstavce"/>
    <w:uiPriority w:val="99"/>
    <w:semiHidden/>
    <w:rsid w:val="006B4E56"/>
    <w:rPr>
      <w:color w:val="808080"/>
    </w:rPr>
  </w:style>
  <w:style w:type="paragraph" w:styleId="Nadpisobsahu">
    <w:name w:val="TOC Heading"/>
    <w:basedOn w:val="Nadpis1"/>
    <w:next w:val="Normln"/>
    <w:uiPriority w:val="39"/>
    <w:unhideWhenUsed/>
    <w:qFormat/>
    <w:rsid w:val="006906FA"/>
    <w:pPr>
      <w:keepLines/>
      <w:suppressAutoHyphens w:val="0"/>
      <w:spacing w:before="480" w:after="0" w:line="276" w:lineRule="auto"/>
      <w:outlineLvl w:val="9"/>
    </w:pPr>
    <w:rPr>
      <w:rFonts w:asciiTheme="majorHAnsi" w:hAnsiTheme="majorHAnsi"/>
      <w:color w:val="365F91" w:themeColor="accent1" w:themeShade="BF"/>
      <w:kern w:val="0"/>
      <w:sz w:val="28"/>
      <w:szCs w:val="28"/>
      <w:lang w:eastAsia="cs-CZ"/>
    </w:rPr>
  </w:style>
  <w:style w:type="paragraph" w:customStyle="1" w:styleId="Intro">
    <w:name w:val="Intro"/>
    <w:basedOn w:val="Normln"/>
    <w:qFormat/>
    <w:rsid w:val="001A446E"/>
    <w:rPr>
      <w:color w:val="262626" w:themeColor="text1" w:themeTint="D9"/>
    </w:rPr>
  </w:style>
  <w:style w:type="paragraph" w:customStyle="1" w:styleId="Boldcalibri">
    <w:name w:val="Bold calibri"/>
    <w:basedOn w:val="Intro"/>
    <w:next w:val="Intro"/>
    <w:qFormat/>
    <w:rsid w:val="004833F9"/>
    <w:rPr>
      <w:rFonts w:asciiTheme="minorHAnsi" w:hAnsiTheme="minorHAnsi"/>
      <w:b/>
    </w:rPr>
  </w:style>
  <w:style w:type="paragraph" w:customStyle="1" w:styleId="MarginTable2">
    <w:name w:val="Margin Table 2"/>
    <w:basedOn w:val="MarginNote"/>
    <w:qFormat/>
    <w:rsid w:val="00897AFC"/>
    <w:pPr>
      <w:framePr w:hRule="auto" w:hSpace="181" w:wrap="around" w:y="211"/>
    </w:pPr>
    <w:rPr>
      <w:rFonts w:ascii="Calibri" w:hAnsi="Calibri"/>
      <w:sz w:val="18"/>
    </w:rPr>
  </w:style>
  <w:style w:type="paragraph" w:customStyle="1" w:styleId="graf">
    <w:name w:val="graf"/>
    <w:basedOn w:val="Normln"/>
    <w:qFormat/>
    <w:rsid w:val="002F1B37"/>
    <w:pPr>
      <w:spacing w:after="0" w:line="240" w:lineRule="auto"/>
      <w:jc w:val="center"/>
    </w:pPr>
    <w:rPr>
      <w:rFonts w:eastAsiaTheme="minorHAnsi" w:cstheme="minorBidi"/>
      <w:noProof/>
      <w:color w:val="262626" w:themeColor="text1" w:themeTint="D9"/>
      <w:lang w:eastAsia="cs-CZ"/>
    </w:rPr>
  </w:style>
  <w:style w:type="paragraph" w:customStyle="1" w:styleId="GRAFNADPIS">
    <w:name w:val="GRAF NADPIS"/>
    <w:basedOn w:val="Titulek"/>
    <w:qFormat/>
    <w:rsid w:val="00A35A8B"/>
    <w:pPr>
      <w:keepNext/>
      <w:spacing w:before="120"/>
    </w:pPr>
    <w:rPr>
      <w:color w:val="1F497D" w:themeColor="text2"/>
      <w:sz w:val="24"/>
      <w:szCs w:val="16"/>
      <w:lang w:eastAsia="cs-CZ"/>
    </w:rPr>
  </w:style>
  <w:style w:type="paragraph" w:customStyle="1" w:styleId="zdrojgraf">
    <w:name w:val="zdroj graf"/>
    <w:basedOn w:val="Normln"/>
    <w:qFormat/>
    <w:rsid w:val="00C8516D"/>
    <w:pPr>
      <w:spacing w:line="240" w:lineRule="auto"/>
      <w:ind w:left="1134"/>
      <w:jc w:val="left"/>
    </w:pPr>
    <w:rPr>
      <w:rFonts w:eastAsiaTheme="minorHAnsi" w:cstheme="minorBidi"/>
      <w:color w:val="262626" w:themeColor="text1" w:themeTint="D9"/>
      <w:sz w:val="16"/>
      <w:szCs w:val="18"/>
    </w:rPr>
  </w:style>
  <w:style w:type="character" w:styleId="Zdraznnjemn">
    <w:name w:val="Subtle Emphasis"/>
    <w:basedOn w:val="Standardnpsmoodstavce"/>
    <w:uiPriority w:val="19"/>
    <w:qFormat/>
    <w:rsid w:val="00BB2DE4"/>
    <w:rPr>
      <w:i/>
      <w:iCs/>
      <w:color w:val="808080" w:themeColor="text1" w:themeTint="7F"/>
    </w:rPr>
  </w:style>
  <w:style w:type="paragraph" w:customStyle="1" w:styleId="paragraph">
    <w:name w:val="paragraph"/>
    <w:basedOn w:val="Normln"/>
    <w:rsid w:val="00FA3453"/>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character" w:customStyle="1" w:styleId="normaltextrun">
    <w:name w:val="normaltextrun"/>
    <w:basedOn w:val="Standardnpsmoodstavce"/>
    <w:rsid w:val="00FA3453"/>
  </w:style>
  <w:style w:type="character" w:customStyle="1" w:styleId="eop">
    <w:name w:val="eop"/>
    <w:basedOn w:val="Standardnpsmoodstavce"/>
    <w:rsid w:val="00FA3453"/>
  </w:style>
  <w:style w:type="character" w:customStyle="1" w:styleId="spellingerror">
    <w:name w:val="spellingerror"/>
    <w:basedOn w:val="Standardnpsmoodstavce"/>
    <w:rsid w:val="00FA3453"/>
  </w:style>
  <w:style w:type="table" w:customStyle="1" w:styleId="Mkatabulky1">
    <w:name w:val="Mřížka tabulky1"/>
    <w:basedOn w:val="Normlntabulka"/>
    <w:next w:val="Mkatabulky"/>
    <w:uiPriority w:val="59"/>
    <w:rsid w:val="008D0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Bezmezer"/>
    <w:qFormat/>
    <w:rsid w:val="00F61A26"/>
    <w:rPr>
      <w:rFonts w:ascii="Calibri Light" w:hAnsi="Calibri Light"/>
    </w:rPr>
  </w:style>
  <w:style w:type="character" w:styleId="KdHTML">
    <w:name w:val="HTML Code"/>
    <w:basedOn w:val="Standardnpsmoodstavce"/>
    <w:uiPriority w:val="99"/>
    <w:semiHidden/>
    <w:unhideWhenUsed/>
    <w:rsid w:val="00726479"/>
    <w:rPr>
      <w:rFonts w:ascii="Courier New" w:eastAsia="Times New Roman" w:hAnsi="Courier New" w:cs="Courier New"/>
      <w:sz w:val="20"/>
      <w:szCs w:val="20"/>
    </w:rPr>
  </w:style>
  <w:style w:type="character" w:styleId="CittHTML">
    <w:name w:val="HTML Cite"/>
    <w:basedOn w:val="Standardnpsmoodstavce"/>
    <w:uiPriority w:val="99"/>
    <w:semiHidden/>
    <w:unhideWhenUsed/>
    <w:rsid w:val="005B128E"/>
    <w:rPr>
      <w:i/>
      <w:iCs/>
    </w:rPr>
  </w:style>
  <w:style w:type="paragraph" w:customStyle="1" w:styleId="Default">
    <w:name w:val="Default"/>
    <w:rsid w:val="003D10C2"/>
    <w:pPr>
      <w:autoSpaceDE w:val="0"/>
      <w:autoSpaceDN w:val="0"/>
      <w:adjustRightInd w:val="0"/>
      <w:spacing w:after="0" w:line="240" w:lineRule="auto"/>
    </w:pPr>
    <w:rPr>
      <w:rFonts w:ascii="Cambria" w:hAnsi="Cambria" w:cs="Cambria"/>
      <w:color w:val="000000"/>
      <w:sz w:val="24"/>
      <w:szCs w:val="24"/>
    </w:rPr>
  </w:style>
  <w:style w:type="paragraph" w:customStyle="1" w:styleId="ImageCaption">
    <w:name w:val="Image Caption"/>
    <w:basedOn w:val="Titulek"/>
    <w:qFormat/>
    <w:rsid w:val="005F798A"/>
    <w:pPr>
      <w:spacing w:after="200"/>
      <w:jc w:val="center"/>
    </w:pPr>
    <w:rPr>
      <w:b w:val="0"/>
      <w:bCs w:val="0"/>
      <w:vanish w:val="0"/>
    </w:rPr>
  </w:style>
  <w:style w:type="paragraph" w:customStyle="1" w:styleId="Napis1-slovan">
    <w:name w:val="Napis 1 - číslovaný"/>
    <w:basedOn w:val="Nadpis1"/>
    <w:rsid w:val="005A6449"/>
    <w:pPr>
      <w:numPr>
        <w:numId w:val="9"/>
      </w:numPr>
      <w:ind w:left="360"/>
    </w:pPr>
  </w:style>
  <w:style w:type="paragraph" w:customStyle="1" w:styleId="Nadpis2-11">
    <w:name w:val="Nadpis 2 - 1.1"/>
    <w:basedOn w:val="Nadpis2"/>
    <w:qFormat/>
    <w:rsid w:val="005A6449"/>
    <w:pPr>
      <w:numPr>
        <w:numId w:val="10"/>
      </w:numPr>
    </w:pPr>
  </w:style>
  <w:style w:type="paragraph" w:customStyle="1" w:styleId="Nadpis2-21">
    <w:name w:val="Nadpis 2 - 2.1"/>
    <w:basedOn w:val="Nadpis2-11"/>
    <w:qFormat/>
    <w:rsid w:val="008A2ECB"/>
    <w:pPr>
      <w:numPr>
        <w:numId w:val="11"/>
      </w:numPr>
    </w:pPr>
  </w:style>
  <w:style w:type="paragraph" w:customStyle="1" w:styleId="Nadpis1slovan">
    <w:name w:val="Nadpis 1 (číslovaný)"/>
    <w:basedOn w:val="Napis1-slovan"/>
    <w:qFormat/>
    <w:rsid w:val="00BE5D77"/>
    <w:pPr>
      <w:numPr>
        <w:numId w:val="14"/>
      </w:numPr>
      <w:ind w:left="360"/>
    </w:pPr>
  </w:style>
  <w:style w:type="paragraph" w:customStyle="1" w:styleId="NapisGRAF">
    <w:name w:val="Napis GRAF"/>
    <w:basedOn w:val="Titulek"/>
    <w:qFormat/>
    <w:rsid w:val="005353A7"/>
    <w:pPr>
      <w:keepNext/>
      <w:spacing w:after="60"/>
    </w:pPr>
    <w:rPr>
      <w:b w:val="0"/>
      <w:bCs w:val="0"/>
    </w:rPr>
  </w:style>
  <w:style w:type="character" w:customStyle="1" w:styleId="Nevyeenzmnka1">
    <w:name w:val="Nevyřešená zmínka1"/>
    <w:basedOn w:val="Standardnpsmoodstavce"/>
    <w:uiPriority w:val="99"/>
    <w:semiHidden/>
    <w:unhideWhenUsed/>
    <w:rsid w:val="009C0781"/>
    <w:rPr>
      <w:color w:val="605E5C"/>
      <w:shd w:val="clear" w:color="auto" w:fill="E1DFDD"/>
    </w:rPr>
  </w:style>
  <w:style w:type="paragraph" w:styleId="Prosttext">
    <w:name w:val="Plain Text"/>
    <w:basedOn w:val="Normln"/>
    <w:link w:val="ProsttextChar"/>
    <w:uiPriority w:val="99"/>
    <w:unhideWhenUsed/>
    <w:rsid w:val="009C0781"/>
    <w:pPr>
      <w:spacing w:after="0" w:line="240" w:lineRule="auto"/>
      <w:jc w:val="left"/>
    </w:pPr>
    <w:rPr>
      <w:rFonts w:ascii="Calibri" w:eastAsiaTheme="minorHAnsi" w:hAnsi="Calibri" w:cstheme="minorBidi"/>
      <w:color w:val="auto"/>
      <w:szCs w:val="21"/>
    </w:rPr>
  </w:style>
  <w:style w:type="character" w:customStyle="1" w:styleId="ProsttextChar">
    <w:name w:val="Prostý text Char"/>
    <w:basedOn w:val="Standardnpsmoodstavce"/>
    <w:link w:val="Prosttext"/>
    <w:uiPriority w:val="99"/>
    <w:rsid w:val="009C0781"/>
    <w:rPr>
      <w:rFonts w:ascii="Calibri" w:hAnsi="Calibri"/>
      <w:szCs w:val="21"/>
      <w:lang w:val="cs"/>
    </w:rPr>
  </w:style>
  <w:style w:type="character" w:customStyle="1" w:styleId="UnresolvedMention1">
    <w:name w:val="Unresolved Mention1"/>
    <w:basedOn w:val="Standardnpsmoodstavce"/>
    <w:uiPriority w:val="99"/>
    <w:semiHidden/>
    <w:unhideWhenUsed/>
    <w:rsid w:val="00C87687"/>
    <w:rPr>
      <w:color w:val="605E5C"/>
      <w:shd w:val="clear" w:color="auto" w:fill="E1DFDD"/>
    </w:rPr>
  </w:style>
  <w:style w:type="paragraph" w:styleId="Datum">
    <w:name w:val="Date"/>
    <w:basedOn w:val="Podnadpis"/>
    <w:next w:val="Normln"/>
    <w:link w:val="DatumChar"/>
    <w:uiPriority w:val="99"/>
    <w:unhideWhenUsed/>
    <w:rsid w:val="008B382F"/>
    <w:pPr>
      <w:spacing w:after="120"/>
      <w:ind w:right="74"/>
    </w:pPr>
  </w:style>
  <w:style w:type="character" w:customStyle="1" w:styleId="DatumChar">
    <w:name w:val="Datum Char"/>
    <w:basedOn w:val="Standardnpsmoodstavce"/>
    <w:link w:val="Datum"/>
    <w:uiPriority w:val="99"/>
    <w:rsid w:val="008B382F"/>
    <w:rPr>
      <w:rFonts w:ascii="Calibri" w:eastAsiaTheme="majorEastAsia" w:hAnsi="Calibri" w:cstheme="majorBidi"/>
      <w:bCs/>
      <w:color w:val="064094"/>
      <w:kern w:val="32"/>
      <w:sz w:val="24"/>
      <w:szCs w:val="32"/>
      <w:lang w:val="cs"/>
    </w:rPr>
  </w:style>
  <w:style w:type="paragraph" w:customStyle="1" w:styleId="Figure">
    <w:name w:val="Figure"/>
    <w:basedOn w:val="Normln"/>
    <w:qFormat/>
    <w:rsid w:val="005F798A"/>
    <w:pPr>
      <w:spacing w:after="0"/>
    </w:pPr>
  </w:style>
  <w:style w:type="paragraph" w:customStyle="1" w:styleId="CaptionedFigure">
    <w:name w:val="Captioned Figure"/>
    <w:basedOn w:val="Figure"/>
    <w:qFormat/>
    <w:rsid w:val="001F0C4E"/>
  </w:style>
  <w:style w:type="paragraph" w:customStyle="1" w:styleId="SourceCode">
    <w:name w:val="Source Code"/>
    <w:basedOn w:val="Normln"/>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jstatsoft.org/v40/i03/" TargetMode="External"/><Relationship Id="rId47" Type="http://schemas.openxmlformats.org/officeDocument/2006/relationships/hyperlink" Target="https://www.R-project.org/" TargetMode="External"/><Relationship Id="rId50" Type="http://schemas.openxmlformats.org/officeDocument/2006/relationships/hyperlink" Target="https://CRAN.R-project.org/package=forcats" TargetMode="External"/><Relationship Id="rId55" Type="http://schemas.openxmlformats.org/officeDocument/2006/relationships/hyperlink" Target="https://CRAN.R-project.org/package=ggplot2"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RAN.R-project.org/package=czso" TargetMode="External"/><Relationship Id="rId45" Type="http://schemas.openxmlformats.org/officeDocument/2006/relationships/hyperlink" Target="https://dotaceeu.cz/cs/evropske-fondy-v-cr/narodni-organ-pro-koordinaci/evaluace/knihovna-evaluaci/verejne-vydaje-a-fondy-eu-2007%e2%80%932015" TargetMode="External"/><Relationship Id="rId53" Type="http://schemas.openxmlformats.org/officeDocument/2006/relationships/hyperlink" Target="https://CRAN.R-project.org/package=dplyr"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RAN.R-project.org/package=pointblank" TargetMode="External"/><Relationship Id="rId48" Type="http://schemas.openxmlformats.org/officeDocument/2006/relationships/hyperlink" Target="https://ggplot2.tidyverse.org" TargetMode="External"/><Relationship Id="rId56" Type="http://schemas.openxmlformats.org/officeDocument/2006/relationships/footer" Target="footer1.xml"/><Relationship Id="rId8" Type="http://schemas.microsoft.com/office/2011/relationships/commentsExtended" Target="commentsExtended.xml"/><Relationship Id="rId51" Type="http://schemas.openxmlformats.org/officeDocument/2006/relationships/hyperlink" Target="https://CRAN.R-project.org/package=tidy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onitor.statnipokladna.cz/"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github.com/sfirke/janitor" TargetMode="External"/><Relationship Id="rId54" Type="http://schemas.openxmlformats.org/officeDocument/2006/relationships/hyperlink" Target="https://CRAN.R-project.org/package=read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RAN.R-project.org/package=stringr" TargetMode="External"/><Relationship Id="rId57" Type="http://schemas.openxmlformats.org/officeDocument/2006/relationships/footer" Target="footer2.xml"/><Relationship Id="R4a6e45b5afae4d05" Type="http://schemas.microsoft.com/office/2018/08/relationships/commentsExtensible" Target="commentsExtensi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doi.org/10.21105/joss.02959" TargetMode="External"/><Relationship Id="rId52" Type="http://schemas.openxmlformats.org/officeDocument/2006/relationships/hyperlink" Target="https://CRAN.R-project.org/package=readxl" TargetMode="External"/><Relationship Id="rId60"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28</Pages>
  <Words>3457</Words>
  <Characters>20401</Characters>
  <Application>Microsoft Office Word</Application>
  <DocSecurity>0</DocSecurity>
  <Lines>170</Lines>
  <Paragraphs>47</Paragraphs>
  <ScaleCrop>false</ScaleCrop>
  <HeadingPairs>
    <vt:vector size="2" baseType="variant">
      <vt:variant>
        <vt:lpstr>Název</vt:lpstr>
      </vt:variant>
      <vt:variant>
        <vt:i4>1</vt:i4>
      </vt:variant>
    </vt:vector>
  </HeadingPairs>
  <TitlesOfParts>
    <vt:vector size="1" baseType="lpstr">
      <vt:lpstr>Veřejné výdaje a ESI fondy: hlavní poznatky</vt:lpstr>
    </vt:vector>
  </TitlesOfParts>
  <Company>Úřad vlády ČR</Company>
  <LinksUpToDate>false</LinksUpToDate>
  <CharactersWithSpaces>23811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cp:keywords/>
  <cp:lastModifiedBy>Volčík Stanislav</cp:lastModifiedBy>
  <cp:revision>7</cp:revision>
  <dcterms:created xsi:type="dcterms:W3CDTF">2021-12-24T08:29:00Z</dcterms:created>
  <dcterms:modified xsi:type="dcterms:W3CDTF">2022-01-10T17:10:00Z</dcterms:modified>
  <dc:language>cs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